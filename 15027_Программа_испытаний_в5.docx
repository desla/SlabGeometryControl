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426807" w:rsidTr="00CD589A">
        <w:trPr>
          <w:ins w:id="0" w:author="VPanko" w:date="2016-04-11T16:34:00Z"/>
        </w:trPr>
        <w:tc>
          <w:tcPr>
            <w:tcW w:w="4785" w:type="dxa"/>
          </w:tcPr>
          <w:p w:rsidR="00426807" w:rsidRDefault="00426807" w:rsidP="00CD589A">
            <w:pPr>
              <w:pStyle w:val="aa"/>
              <w:rPr>
                <w:ins w:id="1" w:author="VPanko" w:date="2016-04-11T16:34:00Z"/>
                <w:szCs w:val="22"/>
                <w:lang w:eastAsia="en-US"/>
              </w:rPr>
            </w:pPr>
            <w:ins w:id="2" w:author="VPanko" w:date="2016-04-11T16:34:00Z">
              <w:r>
                <w:t>СОГЛАСОВАНО</w:t>
              </w:r>
            </w:ins>
          </w:p>
          <w:p w:rsidR="00426807" w:rsidRDefault="00426807" w:rsidP="00CD589A">
            <w:pPr>
              <w:pStyle w:val="aa"/>
              <w:rPr>
                <w:ins w:id="3" w:author="VPanko" w:date="2016-04-11T16:34:00Z"/>
                <w:szCs w:val="22"/>
                <w:lang w:eastAsia="en-US"/>
              </w:rPr>
            </w:pPr>
          </w:p>
          <w:p w:rsidR="00426807" w:rsidRPr="00FB3500" w:rsidRDefault="00426807" w:rsidP="00CD589A">
            <w:pPr>
              <w:pStyle w:val="aa"/>
              <w:rPr>
                <w:ins w:id="4" w:author="VPanko" w:date="2016-04-11T16:34:00Z"/>
                <w:szCs w:val="22"/>
                <w:lang w:eastAsia="en-US"/>
              </w:rPr>
            </w:pPr>
            <w:ins w:id="5" w:author="VPanko" w:date="2016-04-11T16:34:00Z">
              <w:r w:rsidRPr="00FB3500">
                <w:t>Генеральный директор ООО «АльваСофт»</w:t>
              </w:r>
            </w:ins>
          </w:p>
          <w:p w:rsidR="00426807" w:rsidRDefault="00426807" w:rsidP="00CD589A">
            <w:pPr>
              <w:pStyle w:val="aa"/>
              <w:rPr>
                <w:ins w:id="6" w:author="VPanko" w:date="2016-04-11T16:34:00Z"/>
                <w:szCs w:val="22"/>
                <w:lang w:eastAsia="en-US"/>
              </w:rPr>
            </w:pPr>
            <w:ins w:id="7" w:author="VPanko" w:date="2016-04-11T16:34:00Z">
              <w:r w:rsidRPr="00FB3500">
                <w:t>_______________В. Г. Прокопьев</w:t>
              </w:r>
            </w:ins>
          </w:p>
        </w:tc>
        <w:tc>
          <w:tcPr>
            <w:tcW w:w="4786" w:type="dxa"/>
          </w:tcPr>
          <w:p w:rsidR="00426807" w:rsidRPr="00573A22" w:rsidRDefault="00426807" w:rsidP="00CD589A">
            <w:pPr>
              <w:pStyle w:val="aa"/>
              <w:rPr>
                <w:ins w:id="8" w:author="VPanko" w:date="2016-04-11T16:34:00Z"/>
                <w:rFonts w:eastAsiaTheme="minorHAnsi"/>
              </w:rPr>
            </w:pPr>
            <w:ins w:id="9" w:author="VPanko" w:date="2016-04-11T16:34:00Z">
              <w:r w:rsidRPr="00573A22">
                <w:rPr>
                  <w:rFonts w:eastAsiaTheme="minorHAnsi"/>
                  <w:bCs/>
                  <w:lang w:eastAsia="en-US"/>
                </w:rPr>
                <w:t>УТВЕРЖДАЮ</w:t>
              </w:r>
            </w:ins>
          </w:p>
          <w:p w:rsidR="00426807" w:rsidRDefault="00426807" w:rsidP="00CD589A">
            <w:pPr>
              <w:pStyle w:val="aa"/>
              <w:rPr>
                <w:ins w:id="10" w:author="VPanko" w:date="2016-04-11T16:35:00Z"/>
                <w:szCs w:val="22"/>
                <w:lang w:eastAsia="en-US"/>
              </w:rPr>
            </w:pPr>
          </w:p>
          <w:p w:rsidR="00426807" w:rsidRPr="009B45F4" w:rsidRDefault="00426807" w:rsidP="00CD589A">
            <w:pPr>
              <w:pStyle w:val="aa"/>
              <w:rPr>
                <w:ins w:id="11" w:author="VPanko" w:date="2016-04-11T16:34:00Z"/>
                <w:szCs w:val="22"/>
                <w:lang w:eastAsia="en-US"/>
              </w:rPr>
            </w:pPr>
            <w:ins w:id="12" w:author="VPanko" w:date="2016-04-11T16:34:00Z">
              <w:r w:rsidRPr="009B45F4">
                <w:t>Директор литейного производства</w:t>
              </w:r>
            </w:ins>
          </w:p>
          <w:p w:rsidR="00426807" w:rsidRPr="009B45F4" w:rsidRDefault="00426807" w:rsidP="00CD589A">
            <w:pPr>
              <w:pStyle w:val="aa"/>
              <w:rPr>
                <w:ins w:id="13" w:author="VPanko" w:date="2016-04-11T16:34:00Z"/>
                <w:szCs w:val="22"/>
                <w:lang w:eastAsia="en-US"/>
              </w:rPr>
            </w:pPr>
            <w:ins w:id="14" w:author="VPanko" w:date="2016-04-11T16:34:00Z">
              <w:r w:rsidRPr="009B45F4">
                <w:t>АО «РУСАЛ-Саяногорск»</w:t>
              </w:r>
            </w:ins>
          </w:p>
          <w:p w:rsidR="00426807" w:rsidRPr="00573A22" w:rsidRDefault="00426807" w:rsidP="00CD589A">
            <w:pPr>
              <w:pStyle w:val="aa"/>
              <w:rPr>
                <w:ins w:id="15" w:author="VPanko" w:date="2016-04-11T16:34:00Z"/>
                <w:rFonts w:eastAsiaTheme="minorHAnsi"/>
              </w:rPr>
            </w:pPr>
            <w:ins w:id="16" w:author="VPanko" w:date="2016-04-11T16:34:00Z">
              <w:r w:rsidRPr="009B45F4">
                <w:t>___________А. П. Лысов</w:t>
              </w:r>
            </w:ins>
          </w:p>
        </w:tc>
      </w:tr>
    </w:tbl>
    <w:p w:rsidR="00426807" w:rsidRDefault="00426807" w:rsidP="00426807">
      <w:pPr>
        <w:jc w:val="center"/>
        <w:rPr>
          <w:ins w:id="17" w:author="VPanko" w:date="2016-04-11T16:35:00Z"/>
        </w:rPr>
      </w:pPr>
    </w:p>
    <w:p w:rsidR="00426807" w:rsidRPr="00014578" w:rsidRDefault="00426807" w:rsidP="00426807">
      <w:pPr>
        <w:pStyle w:val="-1"/>
        <w:rPr>
          <w:ins w:id="18" w:author="VPanko" w:date="2016-04-11T16:26:00Z"/>
        </w:rPr>
      </w:pPr>
      <w:ins w:id="19" w:author="VPanko" w:date="2016-04-11T16:26:00Z">
        <w:r w:rsidRPr="00014578">
          <w:t>ПРОГРАММА И МЕТОДИКИ ИСПЫТАНИЙ</w:t>
        </w:r>
      </w:ins>
    </w:p>
    <w:p w:rsidR="00426807" w:rsidRPr="00014578" w:rsidRDefault="00426807" w:rsidP="00426807">
      <w:pPr>
        <w:pStyle w:val="-1"/>
        <w:rPr>
          <w:ins w:id="20" w:author="VPanko" w:date="2016-04-11T16:27:00Z"/>
        </w:rPr>
      </w:pPr>
      <w:ins w:id="21" w:author="VPanko" w:date="2016-04-11T16:26:00Z">
        <w:r w:rsidRPr="00014578">
          <w:t>СИСТЕМЫ КОНТРОЛЯ ГЕОМЕТРИИ ЦИЛИНДРИЧЕСКИХ СЛИТКОВ</w:t>
        </w:r>
      </w:ins>
    </w:p>
    <w:p w:rsidR="00426807" w:rsidRPr="0055469E" w:rsidRDefault="00426807" w:rsidP="00426807">
      <w:pPr>
        <w:rPr>
          <w:ins w:id="22" w:author="VPanko" w:date="2016-04-11T16:27:00Z"/>
        </w:rPr>
      </w:pPr>
    </w:p>
    <w:p w:rsidR="00426807" w:rsidRPr="0055469E" w:rsidRDefault="00426807" w:rsidP="00426807">
      <w:pPr>
        <w:rPr>
          <w:ins w:id="23" w:author="VPanko" w:date="2016-04-11T16:27:00Z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426807" w:rsidRPr="00220592" w:rsidTr="00CD589A">
        <w:trPr>
          <w:ins w:id="24" w:author="VPanko" w:date="2016-04-11T16:27:00Z"/>
        </w:trPr>
        <w:tc>
          <w:tcPr>
            <w:tcW w:w="4785" w:type="dxa"/>
          </w:tcPr>
          <w:p w:rsidR="00426807" w:rsidRPr="000433E3" w:rsidRDefault="00426807" w:rsidP="00CD589A">
            <w:pPr>
              <w:pStyle w:val="aa"/>
              <w:rPr>
                <w:ins w:id="25" w:author="VPanko" w:date="2016-04-11T16:35:00Z"/>
                <w:szCs w:val="22"/>
                <w:lang w:eastAsia="en-US"/>
              </w:rPr>
            </w:pPr>
            <w:ins w:id="26" w:author="VPanko" w:date="2016-04-11T16:35:00Z">
              <w:r w:rsidRPr="000433E3">
                <w:t>Ведущий инженер ООО «АльваСофт»</w:t>
              </w:r>
            </w:ins>
          </w:p>
          <w:p w:rsidR="00426807" w:rsidRPr="00014578" w:rsidRDefault="00426807" w:rsidP="00CD589A">
            <w:pPr>
              <w:pStyle w:val="aa"/>
              <w:rPr>
                <w:ins w:id="27" w:author="VPanko" w:date="2016-04-11T16:27:00Z"/>
                <w:szCs w:val="22"/>
                <w:lang w:eastAsia="en-US"/>
              </w:rPr>
            </w:pPr>
            <w:ins w:id="28" w:author="VPanko" w:date="2016-04-11T16:35:00Z">
              <w:r w:rsidRPr="000433E3">
                <w:t>_______________В. С. Панько</w:t>
              </w:r>
            </w:ins>
          </w:p>
        </w:tc>
        <w:tc>
          <w:tcPr>
            <w:tcW w:w="4786" w:type="dxa"/>
          </w:tcPr>
          <w:p w:rsidR="00426807" w:rsidRPr="00573A22" w:rsidRDefault="00426807" w:rsidP="00CD589A">
            <w:pPr>
              <w:pStyle w:val="aa"/>
              <w:rPr>
                <w:ins w:id="29" w:author="VPanko" w:date="2016-04-11T16:31:00Z"/>
              </w:rPr>
            </w:pPr>
            <w:ins w:id="30" w:author="VPanko" w:date="2016-04-11T16:31:00Z">
              <w:r w:rsidRPr="00573A22">
                <w:t>Нач. отдела качества</w:t>
              </w:r>
            </w:ins>
          </w:p>
          <w:p w:rsidR="00426807" w:rsidRPr="00573A22" w:rsidRDefault="00426807" w:rsidP="00CD589A">
            <w:pPr>
              <w:pStyle w:val="aa"/>
              <w:rPr>
                <w:ins w:id="31" w:author="VPanko" w:date="2016-04-11T16:31:00Z"/>
              </w:rPr>
            </w:pPr>
          </w:p>
          <w:p w:rsidR="00426807" w:rsidRPr="00573A22" w:rsidRDefault="00426807" w:rsidP="00CD589A">
            <w:pPr>
              <w:pStyle w:val="aa"/>
              <w:rPr>
                <w:ins w:id="32" w:author="VPanko" w:date="2016-04-11T16:31:00Z"/>
              </w:rPr>
            </w:pPr>
            <w:ins w:id="33" w:author="VPanko" w:date="2016-04-11T16:31:00Z">
              <w:r w:rsidRPr="00573A22">
                <w:t>___________И. В. Белобородов</w:t>
              </w:r>
            </w:ins>
          </w:p>
          <w:p w:rsidR="00426807" w:rsidRPr="0055469E" w:rsidRDefault="00426807" w:rsidP="00CD589A">
            <w:pPr>
              <w:pStyle w:val="aa"/>
              <w:rPr>
                <w:ins w:id="34" w:author="VPanko" w:date="2016-04-11T16:27:00Z"/>
                <w:szCs w:val="22"/>
                <w:lang w:eastAsia="en-US"/>
              </w:rPr>
            </w:pPr>
          </w:p>
        </w:tc>
      </w:tr>
      <w:tr w:rsidR="00426807" w:rsidRPr="00220592" w:rsidTr="00CD589A">
        <w:trPr>
          <w:ins w:id="35" w:author="VPanko" w:date="2016-04-11T16:27:00Z"/>
        </w:trPr>
        <w:tc>
          <w:tcPr>
            <w:tcW w:w="4785" w:type="dxa"/>
          </w:tcPr>
          <w:p w:rsidR="005F5032" w:rsidRDefault="005F5032" w:rsidP="00CD589A">
            <w:pPr>
              <w:pStyle w:val="aa"/>
              <w:rPr>
                <w:lang w:val="en-US"/>
              </w:rPr>
            </w:pPr>
          </w:p>
          <w:p w:rsidR="005F5032" w:rsidRDefault="005F5032" w:rsidP="00CD589A">
            <w:pPr>
              <w:pStyle w:val="aa"/>
              <w:rPr>
                <w:lang w:val="en-US"/>
              </w:rPr>
            </w:pPr>
          </w:p>
          <w:p w:rsidR="005F5032" w:rsidRDefault="005F5032" w:rsidP="00CD589A">
            <w:pPr>
              <w:pStyle w:val="aa"/>
              <w:rPr>
                <w:lang w:val="en-US"/>
              </w:rPr>
            </w:pPr>
          </w:p>
          <w:p w:rsidR="005F5032" w:rsidRDefault="005F5032" w:rsidP="00CD589A">
            <w:pPr>
              <w:pStyle w:val="aa"/>
              <w:rPr>
                <w:lang w:val="en-US"/>
              </w:rPr>
            </w:pPr>
          </w:p>
          <w:p w:rsidR="00426807" w:rsidRDefault="00426807" w:rsidP="00CD589A">
            <w:pPr>
              <w:pStyle w:val="aa"/>
              <w:rPr>
                <w:ins w:id="36" w:author="VPanko" w:date="2016-04-11T16:36:00Z"/>
                <w:szCs w:val="22"/>
                <w:lang w:eastAsia="en-US"/>
              </w:rPr>
            </w:pPr>
            <w:ins w:id="37" w:author="VPanko" w:date="2016-04-11T16:35:00Z">
              <w:r>
                <w:t>Инженер ООО «АльваСофт</w:t>
              </w:r>
            </w:ins>
            <w:ins w:id="38" w:author="VPanko" w:date="2016-04-11T16:36:00Z">
              <w:r>
                <w:t>»</w:t>
              </w:r>
            </w:ins>
          </w:p>
          <w:p w:rsidR="00426807" w:rsidRDefault="00426807" w:rsidP="00CD589A">
            <w:pPr>
              <w:pStyle w:val="aa"/>
              <w:rPr>
                <w:ins w:id="39" w:author="VPanko" w:date="2016-04-11T16:36:00Z"/>
                <w:szCs w:val="22"/>
                <w:lang w:eastAsia="en-US"/>
              </w:rPr>
            </w:pPr>
            <w:ins w:id="40" w:author="VPanko" w:date="2016-04-11T16:36:00Z">
              <w:r w:rsidRPr="000433E3">
                <w:t>_______________</w:t>
              </w:r>
              <w:r>
                <w:t>Д. А. Зинченко</w:t>
              </w:r>
            </w:ins>
          </w:p>
          <w:p w:rsidR="00426807" w:rsidRPr="0055469E" w:rsidRDefault="00426807" w:rsidP="00CD589A">
            <w:pPr>
              <w:pStyle w:val="aa"/>
              <w:rPr>
                <w:ins w:id="41" w:author="VPanko" w:date="2016-04-11T16:27:00Z"/>
                <w:szCs w:val="22"/>
                <w:lang w:eastAsia="en-US"/>
              </w:rPr>
            </w:pPr>
          </w:p>
        </w:tc>
        <w:tc>
          <w:tcPr>
            <w:tcW w:w="4786" w:type="dxa"/>
          </w:tcPr>
          <w:p w:rsidR="005F5032" w:rsidRDefault="005F5032" w:rsidP="00CD589A">
            <w:pPr>
              <w:pStyle w:val="aa"/>
              <w:rPr>
                <w:lang w:val="en-US"/>
              </w:rPr>
            </w:pPr>
          </w:p>
          <w:p w:rsidR="005F5032" w:rsidRDefault="005F5032" w:rsidP="00CD589A">
            <w:pPr>
              <w:pStyle w:val="aa"/>
              <w:rPr>
                <w:lang w:val="en-US"/>
              </w:rPr>
            </w:pPr>
          </w:p>
          <w:p w:rsidR="005F5032" w:rsidRDefault="005F5032" w:rsidP="00CD589A">
            <w:pPr>
              <w:pStyle w:val="aa"/>
              <w:rPr>
                <w:lang w:val="en-US"/>
              </w:rPr>
            </w:pPr>
          </w:p>
          <w:p w:rsidR="005F5032" w:rsidRDefault="005F5032" w:rsidP="00CD589A">
            <w:pPr>
              <w:pStyle w:val="aa"/>
              <w:rPr>
                <w:lang w:val="en-US"/>
              </w:rPr>
            </w:pPr>
          </w:p>
          <w:p w:rsidR="00426807" w:rsidRPr="00573A22" w:rsidRDefault="00426807" w:rsidP="00CD589A">
            <w:pPr>
              <w:pStyle w:val="aa"/>
              <w:rPr>
                <w:ins w:id="42" w:author="VPanko" w:date="2016-04-11T16:31:00Z"/>
              </w:rPr>
            </w:pPr>
            <w:ins w:id="43" w:author="VPanko" w:date="2016-04-11T16:31:00Z">
              <w:r w:rsidRPr="00573A22">
                <w:t>Нач. цеха по ремонту оборудования ЛП</w:t>
              </w:r>
            </w:ins>
            <w:ins w:id="44" w:author="VPanko" w:date="2016-04-11T16:41:00Z">
              <w:r>
                <w:t xml:space="preserve"> </w:t>
              </w:r>
            </w:ins>
            <w:ins w:id="45" w:author="VPanko" w:date="2016-04-11T16:31:00Z">
              <w:r w:rsidRPr="00573A22">
                <w:t>филиала ООО «</w:t>
              </w:r>
              <w:proofErr w:type="gramStart"/>
              <w:r w:rsidRPr="00573A22">
                <w:t>РУС-Инжиниринг</w:t>
              </w:r>
              <w:proofErr w:type="gramEnd"/>
              <w:r w:rsidRPr="00573A22">
                <w:t>»</w:t>
              </w:r>
            </w:ins>
          </w:p>
          <w:p w:rsidR="00426807" w:rsidRPr="0055469E" w:rsidRDefault="00426807" w:rsidP="00CD589A">
            <w:pPr>
              <w:pStyle w:val="aa"/>
              <w:rPr>
                <w:ins w:id="46" w:author="VPanko" w:date="2016-04-11T16:27:00Z"/>
                <w:szCs w:val="22"/>
                <w:lang w:eastAsia="en-US"/>
              </w:rPr>
            </w:pPr>
            <w:ins w:id="47" w:author="VPanko" w:date="2016-04-11T16:31:00Z">
              <w:r w:rsidRPr="00573A22">
                <w:t>___________Ю. Н. Черепанов</w:t>
              </w:r>
            </w:ins>
          </w:p>
        </w:tc>
      </w:tr>
    </w:tbl>
    <w:p w:rsidR="00426807" w:rsidRDefault="00426807" w:rsidP="00426807">
      <w:pPr>
        <w:rPr>
          <w:ins w:id="48" w:author="VPanko" w:date="2016-04-11T16:41:00Z"/>
        </w:rPr>
      </w:pPr>
    </w:p>
    <w:p w:rsidR="00426807" w:rsidRDefault="00426807" w:rsidP="00426807">
      <w:pPr>
        <w:rPr>
          <w:ins w:id="49" w:author="VPanko" w:date="2016-04-11T16:41:00Z"/>
        </w:rPr>
      </w:pPr>
    </w:p>
    <w:p w:rsidR="00426807" w:rsidRDefault="00426807" w:rsidP="00426807">
      <w:pPr>
        <w:rPr>
          <w:ins w:id="50" w:author="VPanko" w:date="2016-04-11T16:41:00Z"/>
        </w:rPr>
      </w:pPr>
    </w:p>
    <w:p w:rsidR="00426807" w:rsidRDefault="00426807" w:rsidP="00426807">
      <w:pPr>
        <w:rPr>
          <w:ins w:id="51" w:author="VPanko" w:date="2016-04-11T16:41:00Z"/>
        </w:rPr>
      </w:pPr>
    </w:p>
    <w:p w:rsidR="00426807" w:rsidRDefault="00426807" w:rsidP="00426807">
      <w:pPr>
        <w:rPr>
          <w:ins w:id="52" w:author="VPanko" w:date="2016-04-11T16:41:00Z"/>
        </w:rPr>
      </w:pPr>
    </w:p>
    <w:p w:rsidR="00426807" w:rsidRDefault="00426807" w:rsidP="00426807">
      <w:pPr>
        <w:rPr>
          <w:ins w:id="53" w:author="VPanko" w:date="2016-04-11T16:41:00Z"/>
        </w:rPr>
      </w:pPr>
    </w:p>
    <w:p w:rsidR="00426807" w:rsidRPr="0055469E" w:rsidRDefault="00426807" w:rsidP="00426807">
      <w:pPr>
        <w:rPr>
          <w:ins w:id="54" w:author="VPanko" w:date="2016-04-11T16:26:00Z"/>
        </w:rPr>
      </w:pPr>
    </w:p>
    <w:p w:rsidR="00426807" w:rsidRPr="0055469E" w:rsidRDefault="00426807" w:rsidP="00426807">
      <w:pPr>
        <w:rPr>
          <w:ins w:id="55" w:author="VPanko" w:date="2016-04-11T16:27:00Z"/>
        </w:rPr>
      </w:pPr>
    </w:p>
    <w:p w:rsidR="002E6928" w:rsidRDefault="00426807" w:rsidP="00426807">
      <w:pPr>
        <w:jc w:val="center"/>
        <w:rPr>
          <w:rFonts w:ascii="Times New Roman CYR" w:eastAsia="Times New Roman" w:hAnsi="Times New Roman CYR" w:cs="Times New Roman CYR"/>
          <w:szCs w:val="28"/>
          <w:lang w:eastAsia="ru-RU"/>
        </w:rPr>
      </w:pPr>
      <w:ins w:id="56" w:author="VPanko" w:date="2016-04-11T16:32:00Z">
        <w:r w:rsidRPr="00014578">
          <w:rPr>
            <w:szCs w:val="28"/>
          </w:rPr>
          <w:t>Саяногорск 2016</w:t>
        </w:r>
      </w:ins>
    </w:p>
    <w:p w:rsidR="00426807" w:rsidRDefault="002E6928">
      <w:pPr>
        <w:rPr>
          <w:rFonts w:ascii="Times New Roman CYR" w:eastAsia="Times New Roman" w:hAnsi="Times New Roman CYR" w:cs="Times New Roman CYR"/>
          <w:szCs w:val="28"/>
          <w:lang w:eastAsia="ru-RU"/>
        </w:rPr>
      </w:pPr>
      <w:r>
        <w:rPr>
          <w:rFonts w:ascii="Times New Roman CYR" w:eastAsia="Times New Roman" w:hAnsi="Times New Roman CYR" w:cs="Times New Roman CYR"/>
          <w:szCs w:val="28"/>
          <w:lang w:eastAsia="ru-RU"/>
        </w:rPr>
        <w:br w:type="page"/>
      </w:r>
    </w:p>
    <w:sdt>
      <w:sdtPr>
        <w:id w:val="875124746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/>
          <w:caps w:val="0"/>
          <w:color w:val="auto"/>
          <w:szCs w:val="22"/>
        </w:rPr>
      </w:sdtEndPr>
      <w:sdtContent>
        <w:p w:rsidR="005F5032" w:rsidRPr="005F5032" w:rsidRDefault="005F5032" w:rsidP="005F5032">
          <w:pPr>
            <w:pStyle w:val="ac"/>
            <w:jc w:val="center"/>
            <w:rPr>
              <w:rFonts w:ascii="Times New Roman" w:hAnsi="Times New Roman"/>
              <w:color w:val="000000" w:themeColor="text1"/>
              <w:lang w:val="en-US"/>
            </w:rPr>
          </w:pPr>
          <w:r w:rsidRPr="005F5032">
            <w:rPr>
              <w:rFonts w:ascii="Times New Roman" w:hAnsi="Times New Roman"/>
              <w:color w:val="000000" w:themeColor="text1"/>
            </w:rPr>
            <w:t>Содержание</w:t>
          </w:r>
        </w:p>
        <w:p w:rsidR="005F5032" w:rsidRPr="005F5032" w:rsidRDefault="005F5032" w:rsidP="005F5032">
          <w:pPr>
            <w:rPr>
              <w:lang w:val="en-US"/>
            </w:rPr>
          </w:pPr>
        </w:p>
        <w:p w:rsidR="005F5032" w:rsidRDefault="005F5032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323937" w:history="1">
            <w:r w:rsidRPr="005B5E4C">
              <w:rPr>
                <w:rStyle w:val="ad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B5E4C">
              <w:rPr>
                <w:rStyle w:val="ad"/>
                <w:noProof/>
              </w:rPr>
              <w:t>Объект испытаний, его состав и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032" w:rsidRDefault="005F5032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38" w:history="1">
            <w:r w:rsidRPr="005B5E4C">
              <w:rPr>
                <w:rStyle w:val="ad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B5E4C">
              <w:rPr>
                <w:rStyle w:val="ad"/>
                <w:noProof/>
              </w:rPr>
              <w:t>Цель и задачи испытания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032" w:rsidRDefault="005F5032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39" w:history="1">
            <w:r w:rsidRPr="005B5E4C">
              <w:rPr>
                <w:rStyle w:val="ad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B5E4C">
              <w:rPr>
                <w:rStyle w:val="ad"/>
                <w:noProof/>
              </w:rPr>
              <w:t>Общие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032" w:rsidRDefault="005F5032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40" w:history="1">
            <w:r w:rsidRPr="005B5E4C">
              <w:rPr>
                <w:rStyle w:val="ad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B5E4C">
              <w:rPr>
                <w:rStyle w:val="ad"/>
                <w:noProof/>
              </w:rPr>
              <w:t>Материально-техническое обеспечение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032" w:rsidRDefault="005F5032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41" w:history="1">
            <w:r w:rsidRPr="005B5E4C">
              <w:rPr>
                <w:rStyle w:val="ad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B5E4C">
              <w:rPr>
                <w:rStyle w:val="ad"/>
                <w:noProof/>
              </w:rPr>
              <w:t>Методы проведения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032" w:rsidRDefault="005F5032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42" w:history="1">
            <w:r w:rsidRPr="005B5E4C">
              <w:rPr>
                <w:rStyle w:val="ad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B5E4C">
              <w:rPr>
                <w:rStyle w:val="ad"/>
                <w:noProof/>
              </w:rPr>
              <w:t>Отчетность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032" w:rsidRDefault="005F5032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43" w:history="1">
            <w:r w:rsidRPr="005B5E4C">
              <w:rPr>
                <w:rStyle w:val="ad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B5E4C">
              <w:rPr>
                <w:rStyle w:val="ad"/>
                <w:noProof/>
              </w:rPr>
              <w:t>Перечень сокращений и условных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032" w:rsidRDefault="005F5032">
          <w:r>
            <w:rPr>
              <w:b/>
              <w:bCs/>
            </w:rPr>
            <w:fldChar w:fldCharType="end"/>
          </w:r>
        </w:p>
      </w:sdtContent>
    </w:sdt>
    <w:p w:rsidR="005F5032" w:rsidRDefault="005F5032" w:rsidP="00426807">
      <w:pPr>
        <w:rPr>
          <w:lang w:val="en-US" w:eastAsia="ru-RU"/>
        </w:rPr>
      </w:pPr>
    </w:p>
    <w:p w:rsidR="00426807" w:rsidRDefault="00426807" w:rsidP="00426807">
      <w:pPr>
        <w:rPr>
          <w:lang w:eastAsia="ru-RU"/>
        </w:rPr>
      </w:pPr>
      <w:r>
        <w:rPr>
          <w:lang w:eastAsia="ru-RU"/>
        </w:rPr>
        <w:br w:type="page"/>
      </w:r>
    </w:p>
    <w:p w:rsidR="002C6511" w:rsidRPr="002C6511" w:rsidRDefault="002C6511" w:rsidP="000D08F4">
      <w:pPr>
        <w:spacing w:before="100" w:beforeAutospacing="1"/>
        <w:rPr>
          <w:rFonts w:eastAsia="Times New Roman"/>
          <w:szCs w:val="28"/>
          <w:lang w:eastAsia="ru-RU"/>
        </w:rPr>
      </w:pP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lastRenderedPageBreak/>
        <w:t>Настоящая программа и методика определяет объем, последовательность и методику проведения предварительных испытаний (</w:t>
      </w:r>
      <w:proofErr w:type="spellStart"/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>ПрИ</w:t>
      </w:r>
      <w:proofErr w:type="spellEnd"/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>) системы контроля геометрии и отбраковки цилиндрических алюминиевых слитков (далее СКГ).</w:t>
      </w:r>
    </w:p>
    <w:p w:rsidR="002C6511" w:rsidRPr="00573A22" w:rsidRDefault="002C6511" w:rsidP="009F4F6C">
      <w:pPr>
        <w:pStyle w:val="1"/>
      </w:pPr>
      <w:bookmarkStart w:id="57" w:name="_Toc448163512"/>
      <w:bookmarkStart w:id="58" w:name="_Toc448323937"/>
      <w:r w:rsidRPr="009F4F6C">
        <w:t>Объект испытаний, его состав и назначение</w:t>
      </w:r>
      <w:bookmarkEnd w:id="57"/>
      <w:bookmarkEnd w:id="58"/>
    </w:p>
    <w:p w:rsidR="00573A22" w:rsidRPr="00E3695B" w:rsidRDefault="002C6511" w:rsidP="009F4F6C">
      <w:pPr>
        <w:spacing w:before="100" w:beforeAutospacing="1"/>
        <w:rPr>
          <w:ins w:id="59" w:author="Zinchenko" w:date="2016-04-11T17:48:00Z"/>
          <w:rFonts w:ascii="Times New Roman CYR" w:eastAsia="Times New Roman" w:hAnsi="Times New Roman CYR" w:cs="Times New Roman CYR"/>
          <w:szCs w:val="28"/>
          <w:lang w:eastAsia="ru-RU"/>
        </w:rPr>
      </w:pP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>Испытани</w:t>
      </w:r>
      <w:r w:rsidR="0055469E">
        <w:rPr>
          <w:rFonts w:ascii="Times New Roman CYR" w:eastAsia="Times New Roman" w:hAnsi="Times New Roman CYR" w:cs="Times New Roman CYR"/>
          <w:szCs w:val="28"/>
          <w:lang w:eastAsia="ru-RU"/>
        </w:rPr>
        <w:t>я</w:t>
      </w: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>м подвергается опытный образец СКГ, представляющий из себя программно-аппаратный комплекс</w:t>
      </w:r>
      <w:r w:rsidR="009F4F6C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разработк</w:t>
      </w:r>
      <w:proofErr w:type="gramStart"/>
      <w:r w:rsidR="009F4F6C">
        <w:rPr>
          <w:rFonts w:ascii="Times New Roman CYR" w:eastAsia="Times New Roman" w:hAnsi="Times New Roman CYR" w:cs="Times New Roman CYR"/>
          <w:szCs w:val="28"/>
          <w:lang w:eastAsia="ru-RU"/>
        </w:rPr>
        <w:t>и ООО</w:t>
      </w:r>
      <w:proofErr w:type="gramEnd"/>
      <w:r w:rsidR="009F4F6C">
        <w:rPr>
          <w:rFonts w:ascii="Times New Roman CYR" w:eastAsia="Times New Roman" w:hAnsi="Times New Roman CYR" w:cs="Times New Roman CYR"/>
          <w:szCs w:val="28"/>
          <w:lang w:eastAsia="ru-RU"/>
        </w:rPr>
        <w:t xml:space="preserve"> «АльваСофт»</w:t>
      </w: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="009F4F6C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содержащий измерительную раму с 4 датчиками расстояния, отдельный датчик длины слитка, шкаф управления и персональный компьютер.</w:t>
      </w:r>
      <w:del w:id="60" w:author="VPanko" w:date="2016-04-11T16:48:00Z">
        <w:r w:rsidRPr="002C6511" w:rsidDel="009F4F6C">
          <w:rPr>
            <w:rFonts w:ascii="Times New Roman CYR" w:eastAsia="Times New Roman" w:hAnsi="Times New Roman CYR" w:cs="Times New Roman CYR"/>
            <w:szCs w:val="28"/>
            <w:lang w:eastAsia="ru-RU"/>
          </w:rPr>
          <w:delText xml:space="preserve"> </w:delText>
        </w:r>
      </w:del>
    </w:p>
    <w:p w:rsidR="002C6511" w:rsidRPr="00573A22" w:rsidRDefault="002C6511" w:rsidP="00014578">
      <w:pPr>
        <w:pStyle w:val="1"/>
      </w:pPr>
      <w:bookmarkStart w:id="61" w:name="_Toc448163513"/>
      <w:bookmarkStart w:id="62" w:name="_Toc448323938"/>
      <w:r w:rsidRPr="009F4F6C">
        <w:t>Цель и задачи испытания</w:t>
      </w:r>
      <w:bookmarkEnd w:id="61"/>
      <w:bookmarkEnd w:id="62"/>
    </w:p>
    <w:p w:rsidR="002C6511" w:rsidRPr="002C6511" w:rsidRDefault="002C6511" w:rsidP="000D08F4">
      <w:pPr>
        <w:spacing w:before="100" w:beforeAutospacing="1"/>
        <w:rPr>
          <w:rFonts w:eastAsia="Times New Roman"/>
          <w:szCs w:val="28"/>
          <w:lang w:eastAsia="ru-RU"/>
        </w:rPr>
      </w:pP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>Целью испытаний является оценка качества параметров цилиндрических слитков, полученных с помощью СКГ, и подтверждение принципиальной возможности проведения измерений указанным способом.</w:t>
      </w:r>
    </w:p>
    <w:p w:rsidR="002C6511" w:rsidRPr="000D08F4" w:rsidRDefault="000D08F4" w:rsidP="000D08F4">
      <w:pPr>
        <w:pStyle w:val="1"/>
      </w:pPr>
      <w:bookmarkStart w:id="63" w:name="_Toc448163514"/>
      <w:bookmarkStart w:id="64" w:name="_Toc448323939"/>
      <w:r>
        <w:t>Общие положения</w:t>
      </w:r>
      <w:bookmarkEnd w:id="63"/>
      <w:bookmarkEnd w:id="64"/>
    </w:p>
    <w:p w:rsidR="000D08F4" w:rsidRDefault="005C08FE" w:rsidP="00573A22">
      <w:r>
        <w:t>Испытания проводятся на основании следующих документов:</w:t>
      </w:r>
    </w:p>
    <w:p w:rsidR="005C08FE" w:rsidRDefault="005E104E" w:rsidP="005C08FE">
      <w:pPr>
        <w:pStyle w:val="a7"/>
        <w:numPr>
          <w:ilvl w:val="0"/>
          <w:numId w:val="2"/>
        </w:num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График проведения испытаний системы контроля геометрии, диагностики и отб</w:t>
      </w:r>
      <w:r w:rsidR="00E3695B">
        <w:rPr>
          <w:rFonts w:eastAsia="Times New Roman"/>
          <w:szCs w:val="28"/>
          <w:lang w:eastAsia="ru-RU"/>
        </w:rPr>
        <w:t>р</w:t>
      </w:r>
      <w:r>
        <w:rPr>
          <w:rFonts w:eastAsia="Times New Roman"/>
          <w:szCs w:val="28"/>
          <w:lang w:eastAsia="ru-RU"/>
        </w:rPr>
        <w:t>аковки алюминиевых слитков в ЛО-1 «РУСАЛ-Саяногорск»</w:t>
      </w:r>
    </w:p>
    <w:p w:rsidR="00ED6E93" w:rsidRPr="00ED6E93" w:rsidRDefault="00ED6E93" w:rsidP="005C08FE">
      <w:pPr>
        <w:pStyle w:val="a7"/>
        <w:numPr>
          <w:ilvl w:val="0"/>
          <w:numId w:val="2"/>
        </w:numPr>
        <w:spacing w:before="100" w:beforeAutospacing="1"/>
        <w:rPr>
          <w:rFonts w:eastAsia="Times New Roman"/>
          <w:szCs w:val="28"/>
          <w:lang w:eastAsia="ru-RU"/>
        </w:rPr>
      </w:pPr>
      <w:r w:rsidRPr="00ED6E93">
        <w:rPr>
          <w:szCs w:val="28"/>
        </w:rPr>
        <w:t>Настоящая программа и методики предварительных испытаний.</w:t>
      </w:r>
    </w:p>
    <w:p w:rsidR="00E3695B" w:rsidRDefault="00944B64" w:rsidP="00E3695B">
      <w:p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Испытания проводятся на территор</w:t>
      </w:r>
      <w:proofErr w:type="gramStart"/>
      <w:r>
        <w:rPr>
          <w:rFonts w:eastAsia="Times New Roman"/>
          <w:szCs w:val="28"/>
          <w:lang w:eastAsia="ru-RU"/>
        </w:rPr>
        <w:t xml:space="preserve">ии </w:t>
      </w:r>
      <w:r w:rsidR="00220592">
        <w:rPr>
          <w:rFonts w:eastAsia="Times New Roman"/>
          <w:szCs w:val="28"/>
          <w:lang w:eastAsia="ru-RU"/>
        </w:rPr>
        <w:t>АО</w:t>
      </w:r>
      <w:proofErr w:type="gramEnd"/>
      <w:r w:rsidR="00220592">
        <w:rPr>
          <w:rFonts w:eastAsia="Times New Roman"/>
          <w:szCs w:val="28"/>
          <w:lang w:eastAsia="ru-RU"/>
        </w:rPr>
        <w:t xml:space="preserve"> «РУСАЛ-Саяногорск»</w:t>
      </w:r>
      <w:r>
        <w:rPr>
          <w:rFonts w:eastAsia="Times New Roman"/>
          <w:szCs w:val="28"/>
          <w:lang w:eastAsia="ru-RU"/>
        </w:rPr>
        <w:t xml:space="preserve"> в литейном отделении №</w:t>
      </w:r>
      <w:r w:rsidR="005E104E">
        <w:rPr>
          <w:rFonts w:eastAsia="Times New Roman"/>
          <w:szCs w:val="28"/>
          <w:lang w:eastAsia="ru-RU"/>
        </w:rPr>
        <w:t>1</w:t>
      </w:r>
      <w:r>
        <w:rPr>
          <w:rFonts w:eastAsia="Times New Roman"/>
          <w:szCs w:val="28"/>
          <w:lang w:eastAsia="ru-RU"/>
        </w:rPr>
        <w:t xml:space="preserve"> </w:t>
      </w:r>
      <w:r w:rsidR="0034465E">
        <w:rPr>
          <w:rFonts w:eastAsia="Times New Roman"/>
          <w:szCs w:val="28"/>
          <w:lang w:eastAsia="ru-RU"/>
        </w:rPr>
        <w:t xml:space="preserve">на линии </w:t>
      </w:r>
      <w:r w:rsidR="005E104E">
        <w:rPr>
          <w:rFonts w:eastAsia="Times New Roman"/>
          <w:szCs w:val="28"/>
          <w:lang w:eastAsia="ru-RU"/>
        </w:rPr>
        <w:t xml:space="preserve">непрерывной гомогенизации цилиндрических слитков </w:t>
      </w:r>
      <w:proofErr w:type="spellStart"/>
      <w:r w:rsidR="005E104E">
        <w:rPr>
          <w:rFonts w:eastAsia="Times New Roman"/>
          <w:szCs w:val="28"/>
          <w:lang w:val="en-US" w:eastAsia="ru-RU"/>
        </w:rPr>
        <w:t>Hertwich</w:t>
      </w:r>
      <w:proofErr w:type="spellEnd"/>
      <w:r w:rsidR="005E104E" w:rsidRPr="00D4696C">
        <w:rPr>
          <w:rFonts w:eastAsia="Times New Roman"/>
          <w:szCs w:val="28"/>
          <w:lang w:eastAsia="ru-RU"/>
        </w:rPr>
        <w:t xml:space="preserve"> </w:t>
      </w:r>
      <w:r w:rsidR="0034465E">
        <w:rPr>
          <w:rFonts w:eastAsia="Times New Roman"/>
          <w:szCs w:val="28"/>
          <w:lang w:eastAsia="ru-RU"/>
        </w:rPr>
        <w:t>№2</w:t>
      </w:r>
      <w:r>
        <w:rPr>
          <w:rFonts w:eastAsia="Times New Roman"/>
          <w:szCs w:val="28"/>
          <w:lang w:eastAsia="ru-RU"/>
        </w:rPr>
        <w:t>.</w:t>
      </w:r>
    </w:p>
    <w:p w:rsidR="00E3695B" w:rsidDel="00857AAB" w:rsidRDefault="00E3695B" w:rsidP="00857AAB">
      <w:pPr>
        <w:spacing w:before="100" w:beforeAutospacing="1"/>
        <w:rPr>
          <w:del w:id="65" w:author="Zinchenko" w:date="2016-04-11T18:04:00Z"/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Испытания проводятся над цилиндрическими слитками любых типа</w:t>
      </w:r>
      <w:ins w:id="66" w:author="Zinchenko" w:date="2016-04-11T18:06:00Z">
        <w:r w:rsidR="00857AAB">
          <w:rPr>
            <w:rFonts w:eastAsia="Times New Roman"/>
            <w:szCs w:val="28"/>
            <w:lang w:eastAsia="ru-RU"/>
          </w:rPr>
          <w:t xml:space="preserve"> </w:t>
        </w:r>
      </w:ins>
      <w:r>
        <w:rPr>
          <w:rFonts w:eastAsia="Times New Roman"/>
          <w:szCs w:val="28"/>
          <w:lang w:eastAsia="ru-RU"/>
        </w:rPr>
        <w:t>размеров.</w:t>
      </w:r>
      <w:r w:rsidDel="00E3695B">
        <w:rPr>
          <w:rFonts w:eastAsia="Times New Roman"/>
          <w:szCs w:val="28"/>
          <w:lang w:eastAsia="ru-RU"/>
        </w:rPr>
        <w:t xml:space="preserve"> </w:t>
      </w:r>
    </w:p>
    <w:p w:rsidR="005C08FE" w:rsidDel="00E3695B" w:rsidRDefault="00944B64" w:rsidP="00857AAB">
      <w:pPr>
        <w:spacing w:before="100" w:beforeAutospacing="1"/>
        <w:rPr>
          <w:del w:id="67" w:author="Zinchenko" w:date="2016-04-11T17:51:00Z"/>
          <w:rFonts w:eastAsia="Times New Roman"/>
          <w:szCs w:val="28"/>
          <w:lang w:eastAsia="ru-RU"/>
        </w:rPr>
      </w:pPr>
      <w:del w:id="68" w:author="Zinchenko" w:date="2016-04-11T17:51:00Z">
        <w:r w:rsidDel="00E3695B">
          <w:rPr>
            <w:rFonts w:eastAsia="Times New Roman"/>
            <w:szCs w:val="28"/>
            <w:lang w:eastAsia="ru-RU"/>
          </w:rPr>
          <w:delText xml:space="preserve">  </w:delText>
        </w:r>
      </w:del>
    </w:p>
    <w:p w:rsidR="00F67CE3" w:rsidDel="00E3695B" w:rsidRDefault="00F67CE3" w:rsidP="00E3695B">
      <w:pPr>
        <w:spacing w:before="100" w:beforeAutospacing="1"/>
        <w:rPr>
          <w:del w:id="69" w:author="Zinchenko" w:date="2016-04-11T17:53:00Z"/>
          <w:rFonts w:eastAsia="Times New Roman"/>
          <w:szCs w:val="28"/>
          <w:lang w:eastAsia="ru-RU"/>
        </w:rPr>
      </w:pPr>
      <w:del w:id="70" w:author="Zinchenko" w:date="2016-04-11T17:51:00Z">
        <w:r w:rsidDel="00E3695B">
          <w:rPr>
            <w:rFonts w:eastAsia="Times New Roman"/>
            <w:szCs w:val="28"/>
            <w:lang w:eastAsia="ru-RU"/>
          </w:rPr>
          <w:delText xml:space="preserve"> </w:delText>
        </w:r>
      </w:del>
    </w:p>
    <w:p w:rsidR="00220592" w:rsidRPr="005C08FE" w:rsidRDefault="00220592" w:rsidP="003E170E">
      <w:p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Для проведения испытаний назначается комиссия, состоящая из </w:t>
      </w:r>
      <w:r w:rsidR="0055469E">
        <w:rPr>
          <w:rFonts w:eastAsia="Times New Roman"/>
          <w:szCs w:val="28"/>
          <w:lang w:eastAsia="ru-RU"/>
        </w:rPr>
        <w:t>представителей ООО «АльваСофт» и АО «РУСАЛ-Саяногорск».</w:t>
      </w:r>
    </w:p>
    <w:p w:rsidR="0055469E" w:rsidRDefault="0055469E" w:rsidP="008A0F8D">
      <w:p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Продолжительность испытаний – 4-5 рабочих дней.</w:t>
      </w:r>
    </w:p>
    <w:p w:rsidR="000F43B5" w:rsidRDefault="000F43B5" w:rsidP="0095759A">
      <w:pPr>
        <w:pStyle w:val="1"/>
      </w:pPr>
      <w:bookmarkStart w:id="71" w:name="_Toc448163515"/>
      <w:bookmarkStart w:id="72" w:name="_Toc448323940"/>
      <w:r>
        <w:t>Материально-техническое обеспечение испытаний</w:t>
      </w:r>
      <w:bookmarkEnd w:id="71"/>
      <w:bookmarkEnd w:id="72"/>
    </w:p>
    <w:p w:rsidR="000F43B5" w:rsidRDefault="000F43B5" w:rsidP="008A0F8D">
      <w:p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Для проведения испытаний используется оборудование и материалы</w:t>
      </w:r>
      <w:r w:rsidR="0055469E">
        <w:rPr>
          <w:rFonts w:eastAsia="Times New Roman"/>
          <w:szCs w:val="28"/>
          <w:lang w:eastAsia="ru-RU"/>
        </w:rPr>
        <w:t>, приведенные в Таблице 1.</w:t>
      </w:r>
    </w:p>
    <w:p w:rsidR="0095759A" w:rsidRDefault="0095759A" w:rsidP="008A0F8D">
      <w:p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Таблица 1. Комплектация СКГ.</w:t>
      </w:r>
    </w:p>
    <w:tbl>
      <w:tblPr>
        <w:tblStyle w:val="a9"/>
        <w:tblW w:w="0" w:type="auto"/>
        <w:tblInd w:w="108" w:type="dxa"/>
        <w:tblLook w:val="01E0" w:firstRow="1" w:lastRow="1" w:firstColumn="1" w:lastColumn="1" w:noHBand="0" w:noVBand="0"/>
      </w:tblPr>
      <w:tblGrid>
        <w:gridCol w:w="526"/>
        <w:gridCol w:w="2357"/>
        <w:gridCol w:w="2645"/>
        <w:gridCol w:w="1827"/>
        <w:gridCol w:w="2108"/>
      </w:tblGrid>
      <w:tr w:rsidR="009F4F6C" w:rsidRPr="00164C8B" w:rsidTr="009F4F6C">
        <w:tc>
          <w:tcPr>
            <w:tcW w:w="526" w:type="dxa"/>
          </w:tcPr>
          <w:p w:rsidR="00220592" w:rsidRDefault="00220592" w:rsidP="00E96EAE">
            <w:pPr>
              <w:pStyle w:val="ab"/>
            </w:pPr>
            <w:r>
              <w:t>№</w:t>
            </w:r>
          </w:p>
        </w:tc>
        <w:tc>
          <w:tcPr>
            <w:tcW w:w="2357" w:type="dxa"/>
          </w:tcPr>
          <w:p w:rsidR="00220592" w:rsidRDefault="00220592" w:rsidP="00E96EAE">
            <w:pPr>
              <w:pStyle w:val="ab"/>
            </w:pPr>
            <w:r>
              <w:t>Наименование</w:t>
            </w:r>
          </w:p>
        </w:tc>
        <w:tc>
          <w:tcPr>
            <w:tcW w:w="2645" w:type="dxa"/>
          </w:tcPr>
          <w:p w:rsidR="00220592" w:rsidRDefault="00220592" w:rsidP="00E96EAE">
            <w:pPr>
              <w:pStyle w:val="ab"/>
            </w:pPr>
            <w:r>
              <w:t>Характеристики</w:t>
            </w:r>
          </w:p>
        </w:tc>
        <w:tc>
          <w:tcPr>
            <w:tcW w:w="1827" w:type="dxa"/>
          </w:tcPr>
          <w:p w:rsidR="00220592" w:rsidRPr="00164C8B" w:rsidRDefault="00220592" w:rsidP="00E96EAE">
            <w:pPr>
              <w:pStyle w:val="ab"/>
              <w:rPr>
                <w:lang w:val="en-US"/>
              </w:rPr>
            </w:pPr>
            <w:r>
              <w:t>Тип, количество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b"/>
            </w:pPr>
            <w:r>
              <w:t>Производитель, поставщик</w:t>
            </w:r>
          </w:p>
        </w:tc>
      </w:tr>
      <w:tr w:rsidR="009F4F6C" w:rsidRPr="00B70C76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Pr="00B70C76" w:rsidRDefault="00220592" w:rsidP="00E96EAE">
            <w:pPr>
              <w:pStyle w:val="aa"/>
            </w:pPr>
            <w:r>
              <w:t>Рамка металлическая</w:t>
            </w:r>
          </w:p>
        </w:tc>
        <w:tc>
          <w:tcPr>
            <w:tcW w:w="2645" w:type="dxa"/>
            <w:vAlign w:val="center"/>
          </w:tcPr>
          <w:p w:rsidR="00220592" w:rsidRPr="00B70C76" w:rsidRDefault="00220592" w:rsidP="00E96EAE">
            <w:pPr>
              <w:pStyle w:val="aa"/>
            </w:pPr>
            <w:r>
              <w:t>Внутренние размеры: 80х80 см.</w:t>
            </w:r>
          </w:p>
        </w:tc>
        <w:tc>
          <w:tcPr>
            <w:tcW w:w="1827" w:type="dxa"/>
            <w:vAlign w:val="center"/>
          </w:tcPr>
          <w:p w:rsidR="00220592" w:rsidRPr="00B04867" w:rsidRDefault="00220592" w:rsidP="00E96EAE">
            <w:pPr>
              <w:pStyle w:val="aa"/>
            </w:pPr>
            <w:r>
              <w:t>1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АО «РУСАЛ-Саяногорск»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Default="00220592" w:rsidP="00E96EAE">
            <w:pPr>
              <w:pStyle w:val="aa"/>
            </w:pPr>
            <w:r>
              <w:t>Датчик расстояния</w:t>
            </w:r>
          </w:p>
        </w:tc>
        <w:tc>
          <w:tcPr>
            <w:tcW w:w="2645" w:type="dxa"/>
            <w:vAlign w:val="center"/>
          </w:tcPr>
          <w:p w:rsidR="00220592" w:rsidRDefault="00220592" w:rsidP="00E96EAE">
            <w:pPr>
              <w:pStyle w:val="aa"/>
            </w:pPr>
            <w:r>
              <w:t>Точность: 0.1 мм, рабочий диапазон 100-400 мм.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3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ООО «АльваСофт»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Default="00220592" w:rsidP="00E96EAE">
            <w:pPr>
              <w:pStyle w:val="aa"/>
            </w:pPr>
            <w:r>
              <w:t>Датчик расстояния</w:t>
            </w:r>
          </w:p>
        </w:tc>
        <w:tc>
          <w:tcPr>
            <w:tcW w:w="2645" w:type="dxa"/>
            <w:vAlign w:val="center"/>
          </w:tcPr>
          <w:p w:rsidR="00220592" w:rsidRDefault="00220592" w:rsidP="00E96EAE">
            <w:pPr>
              <w:pStyle w:val="aa"/>
            </w:pPr>
            <w:r>
              <w:t>Точность: 0.1 мм, рабочий диапазон 100-1000 мм.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1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ООО «АльваСофт»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Default="00220592" w:rsidP="00E96EAE">
            <w:pPr>
              <w:pStyle w:val="aa"/>
            </w:pPr>
            <w:r>
              <w:t>Датчик расстояния</w:t>
            </w:r>
          </w:p>
        </w:tc>
        <w:tc>
          <w:tcPr>
            <w:tcW w:w="2645" w:type="dxa"/>
            <w:vAlign w:val="center"/>
          </w:tcPr>
          <w:p w:rsidR="00220592" w:rsidRDefault="00220592" w:rsidP="00E96EAE">
            <w:pPr>
              <w:pStyle w:val="aa"/>
            </w:pPr>
            <w:r>
              <w:t>Точность: 1 мм, рабочий диапазон 20-25000 мм.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1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ООО «АльваСофт»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Pr="00D93E06" w:rsidRDefault="00220592" w:rsidP="00220592">
            <w:pPr>
              <w:pStyle w:val="aa"/>
            </w:pPr>
            <w:r>
              <w:t xml:space="preserve">Шкаф управления на контроллере </w:t>
            </w:r>
            <w:r>
              <w:rPr>
                <w:lang w:val="en-US"/>
              </w:rPr>
              <w:t>Siemens</w:t>
            </w:r>
          </w:p>
        </w:tc>
        <w:tc>
          <w:tcPr>
            <w:tcW w:w="2645" w:type="dxa"/>
            <w:vAlign w:val="center"/>
          </w:tcPr>
          <w:p w:rsidR="00220592" w:rsidRDefault="00220592" w:rsidP="00E96EAE">
            <w:pPr>
              <w:pStyle w:val="aa"/>
            </w:pPr>
            <w:r>
              <w:t>Питание: 220 В.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1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ООО «АльваСофт»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Pr="00B04867" w:rsidRDefault="00220592" w:rsidP="00B04867">
            <w:pPr>
              <w:pStyle w:val="aa"/>
              <w:rPr>
                <w:lang w:val="en-US"/>
              </w:rPr>
            </w:pPr>
            <w:r>
              <w:t xml:space="preserve">Компьютер </w:t>
            </w:r>
            <w:r>
              <w:rPr>
                <w:lang w:val="en-US"/>
              </w:rPr>
              <w:t>Samsung R540</w:t>
            </w:r>
          </w:p>
        </w:tc>
        <w:tc>
          <w:tcPr>
            <w:tcW w:w="2645" w:type="dxa"/>
            <w:vAlign w:val="center"/>
          </w:tcPr>
          <w:p w:rsidR="00220592" w:rsidRPr="00B04867" w:rsidRDefault="00220592" w:rsidP="00E96EAE">
            <w:pPr>
              <w:pStyle w:val="aa"/>
            </w:pPr>
            <w:r>
              <w:t>Питание: 220 В.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1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ООО «АльваСофт»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Default="00220592" w:rsidP="00B04867">
            <w:pPr>
              <w:pStyle w:val="aa"/>
            </w:pPr>
            <w:r>
              <w:t>Соединительные кабели</w:t>
            </w:r>
          </w:p>
        </w:tc>
        <w:tc>
          <w:tcPr>
            <w:tcW w:w="2645" w:type="dxa"/>
            <w:vAlign w:val="center"/>
          </w:tcPr>
          <w:p w:rsidR="00220592" w:rsidRDefault="00220592" w:rsidP="00E96EAE">
            <w:pPr>
              <w:pStyle w:val="aa"/>
            </w:pPr>
            <w:r>
              <w:t>Длина 10 м.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5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  <w:rPr>
                <w:ins w:id="73" w:author="VPanko" w:date="2016-04-11T16:24:00Z"/>
              </w:rPr>
            </w:pPr>
          </w:p>
        </w:tc>
      </w:tr>
    </w:tbl>
    <w:p w:rsidR="00D93E06" w:rsidRDefault="00D93E06" w:rsidP="00D93E06">
      <w:pPr>
        <w:rPr>
          <w:ins w:id="74" w:author="Zinchenko" w:date="2016-04-11T17:58:00Z"/>
        </w:rPr>
      </w:pPr>
    </w:p>
    <w:p w:rsidR="009F4F6C" w:rsidRDefault="009F4F6C" w:rsidP="00D93E06">
      <w:r>
        <w:t xml:space="preserve">Измерительная рамка (рисунок </w:t>
      </w:r>
      <w:r>
        <w:fldChar w:fldCharType="begin"/>
      </w:r>
      <w:r>
        <w:instrText xml:space="preserve"> REF _Ref448156852 \h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) устанавливается на время проведения испытаний</w:t>
      </w:r>
      <w:r w:rsidR="00D93E06">
        <w:t xml:space="preserve"> перед местом проведения ультразвукового исследования слитков.</w:t>
      </w:r>
      <w:r>
        <w:t xml:space="preserve"> </w:t>
      </w:r>
    </w:p>
    <w:p w:rsidR="009F4F6C" w:rsidRDefault="009F4F6C" w:rsidP="009F4F6C">
      <w:pPr>
        <w:pStyle w:val="afb"/>
      </w:pPr>
      <w:r>
        <w:lastRenderedPageBreak/>
        <w:t xml:space="preserve"> </w:t>
      </w:r>
      <w:r w:rsidR="00857AAB">
        <w:rPr>
          <w:rStyle w:val="af0"/>
          <w:rFonts w:eastAsia="Calibri"/>
          <w:lang w:eastAsia="en-US"/>
        </w:rPr>
        <w:commentReference w:id="75"/>
      </w:r>
      <w:r w:rsidR="00942315">
        <w:rPr>
          <w:noProof/>
        </w:rPr>
        <w:drawing>
          <wp:inline distT="0" distB="0" distL="0" distR="0">
            <wp:extent cx="5940425" cy="46691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6C" w:rsidRDefault="009F4F6C" w:rsidP="009F4F6C">
      <w:pPr>
        <w:pStyle w:val="afb"/>
      </w:pPr>
      <w:r>
        <w:t xml:space="preserve">Рисунок </w:t>
      </w:r>
      <w:fldSimple w:instr=" SEQ Рисунок \* ARABIC ">
        <w:bookmarkStart w:id="76" w:name="_Ref448156852"/>
        <w:r>
          <w:rPr>
            <w:noProof/>
          </w:rPr>
          <w:t>1</w:t>
        </w:r>
        <w:bookmarkEnd w:id="76"/>
      </w:fldSimple>
      <w:r>
        <w:t>. Измерительная рамка</w:t>
      </w:r>
    </w:p>
    <w:p w:rsidR="009F4F6C" w:rsidRDefault="009F4F6C" w:rsidP="00EA765D">
      <w:pPr>
        <w:pStyle w:val="afa"/>
        <w:ind w:firstLine="709"/>
        <w:jc w:val="both"/>
        <w:rPr>
          <w:szCs w:val="28"/>
        </w:rPr>
      </w:pPr>
      <w:r>
        <w:lastRenderedPageBreak/>
        <w:t xml:space="preserve">Шкаф управления (рисунок </w:t>
      </w:r>
      <w:r>
        <w:fldChar w:fldCharType="begin"/>
      </w:r>
      <w:r>
        <w:instrText xml:space="preserve"> REF _Ref448156799 \h </w:instrText>
      </w:r>
      <w:r w:rsidR="00EA765D">
        <w:instrText xml:space="preserve"> \* MERGEFORMAT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) размещается</w:t>
      </w:r>
      <w:r w:rsidR="00D93E06">
        <w:t xml:space="preserve"> </w:t>
      </w:r>
      <w:r w:rsidR="00857AAB">
        <w:t xml:space="preserve">в помещении ПСУ </w:t>
      </w:r>
      <w:r w:rsidR="00857AAB">
        <w:rPr>
          <w:szCs w:val="28"/>
        </w:rPr>
        <w:t xml:space="preserve">линии непрерывной гомогенизации цилиндрических слитков </w:t>
      </w:r>
      <w:proofErr w:type="spellStart"/>
      <w:r w:rsidR="00857AAB">
        <w:rPr>
          <w:szCs w:val="28"/>
          <w:lang w:val="en-US"/>
        </w:rPr>
        <w:t>Hertwich</w:t>
      </w:r>
      <w:proofErr w:type="spellEnd"/>
      <w:r w:rsidR="00857AAB" w:rsidRPr="00D4696C">
        <w:rPr>
          <w:szCs w:val="28"/>
        </w:rPr>
        <w:t xml:space="preserve"> </w:t>
      </w:r>
      <w:r w:rsidR="00857AAB">
        <w:rPr>
          <w:szCs w:val="28"/>
        </w:rPr>
        <w:t>№2.</w:t>
      </w:r>
    </w:p>
    <w:p w:rsidR="00EA765D" w:rsidRPr="00EA765D" w:rsidDel="00857AAB" w:rsidRDefault="00EA765D" w:rsidP="00EA765D">
      <w:pPr>
        <w:rPr>
          <w:del w:id="77" w:author="Zinchenko" w:date="2016-04-11T18:01:00Z"/>
          <w:lang w:eastAsia="ru-RU"/>
        </w:rPr>
      </w:pPr>
    </w:p>
    <w:p w:rsidR="009F4F6C" w:rsidRDefault="009F4F6C" w:rsidP="00EA765D">
      <w:pPr>
        <w:pStyle w:val="afa"/>
      </w:pPr>
      <w:r w:rsidRPr="00D93E06">
        <w:rPr>
          <w:noProof/>
        </w:rPr>
        <w:drawing>
          <wp:inline distT="0" distB="0" distL="0" distR="0" wp14:anchorId="47EB9A16" wp14:editId="34831DAD">
            <wp:extent cx="3390221" cy="3506771"/>
            <wp:effectExtent l="0" t="0" r="1270" b="0"/>
            <wp:docPr id="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18" b="3765"/>
                    <a:stretch/>
                  </pic:blipFill>
                  <pic:spPr bwMode="auto">
                    <a:xfrm>
                      <a:off x="0" y="0"/>
                      <a:ext cx="3391575" cy="350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F4F6C" w:rsidRPr="009F4F6C" w:rsidRDefault="009F4F6C" w:rsidP="009F4F6C">
      <w:pPr>
        <w:pStyle w:val="afb"/>
      </w:pPr>
      <w:r>
        <w:t xml:space="preserve">Рисунок </w:t>
      </w:r>
      <w:fldSimple w:instr=" SEQ Рисунок \* ARABIC ">
        <w:bookmarkStart w:id="78" w:name="_Ref448156799"/>
        <w:r>
          <w:rPr>
            <w:noProof/>
          </w:rPr>
          <w:t>2</w:t>
        </w:r>
        <w:bookmarkEnd w:id="78"/>
      </w:fldSimple>
      <w:r>
        <w:t>. Шкаф управления</w:t>
      </w:r>
    </w:p>
    <w:p w:rsidR="008A0F8D" w:rsidRDefault="000F43B5" w:rsidP="0095759A">
      <w:pPr>
        <w:pStyle w:val="1"/>
      </w:pPr>
      <w:bookmarkStart w:id="79" w:name="_Toc448163516"/>
      <w:bookmarkStart w:id="80" w:name="_Toc448323941"/>
      <w:r>
        <w:t>Методы проведения испытаний</w:t>
      </w:r>
      <w:bookmarkEnd w:id="79"/>
      <w:bookmarkEnd w:id="80"/>
    </w:p>
    <w:p w:rsidR="000F43B5" w:rsidRDefault="000F43B5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Проверка комплектности СКГ.</w:t>
      </w:r>
    </w:p>
    <w:p w:rsidR="000F43B5" w:rsidRDefault="000F43B5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Проверку выполняют </w:t>
      </w:r>
      <w:r w:rsidR="0095759A">
        <w:rPr>
          <w:rFonts w:eastAsia="Times New Roman"/>
          <w:szCs w:val="28"/>
          <w:lang w:eastAsia="ru-RU"/>
        </w:rPr>
        <w:t xml:space="preserve">сравнением комплектности СКГ с комплектностью, </w:t>
      </w:r>
      <w:r w:rsidR="008E7006">
        <w:rPr>
          <w:rFonts w:eastAsia="Times New Roman"/>
          <w:szCs w:val="28"/>
          <w:lang w:eastAsia="ru-RU"/>
        </w:rPr>
        <w:t>приведенной в Т</w:t>
      </w:r>
      <w:r w:rsidR="0095759A">
        <w:rPr>
          <w:rFonts w:eastAsia="Times New Roman"/>
          <w:szCs w:val="28"/>
          <w:lang w:eastAsia="ru-RU"/>
        </w:rPr>
        <w:t>аблице 1 настоящей программы.</w:t>
      </w:r>
      <w:r w:rsidR="00F63660">
        <w:rPr>
          <w:rFonts w:eastAsia="Times New Roman"/>
          <w:szCs w:val="28"/>
          <w:lang w:eastAsia="ru-RU"/>
        </w:rPr>
        <w:t xml:space="preserve"> Ответственный – специалист АльваСофт.</w:t>
      </w:r>
    </w:p>
    <w:p w:rsidR="00813D83" w:rsidRDefault="00813D83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Калибровка программного обеспечения.</w:t>
      </w:r>
    </w:p>
    <w:p w:rsidR="004A2911" w:rsidRDefault="00813D83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Калибровка программного обеспечения осуществляется специалистами АльваСофт согласно их внутреннего руководства.</w:t>
      </w:r>
    </w:p>
    <w:p w:rsidR="00F63660" w:rsidRDefault="00F63660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Метка стороны лежания слитка.</w:t>
      </w:r>
    </w:p>
    <w:p w:rsidR="00F63660" w:rsidRDefault="00F63660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До начала движения алюминиевого слитка через металлическую рамку на его верхнюю сторону с торца наносится метка с помощью </w:t>
      </w:r>
      <w:r>
        <w:rPr>
          <w:rFonts w:eastAsia="Times New Roman"/>
          <w:szCs w:val="28"/>
          <w:lang w:eastAsia="ru-RU"/>
        </w:rPr>
        <w:lastRenderedPageBreak/>
        <w:t>маркера</w:t>
      </w:r>
      <w:r w:rsidR="00857AAB">
        <w:rPr>
          <w:rFonts w:eastAsia="Times New Roman"/>
          <w:szCs w:val="28"/>
          <w:lang w:eastAsia="ru-RU"/>
        </w:rPr>
        <w:t xml:space="preserve"> и порядковый номер для последующей идентификации</w:t>
      </w:r>
      <w:r>
        <w:rPr>
          <w:rFonts w:eastAsia="Times New Roman"/>
          <w:szCs w:val="28"/>
          <w:lang w:eastAsia="ru-RU"/>
        </w:rPr>
        <w:t>. Ответственный – специалист АльваСофт.</w:t>
      </w:r>
    </w:p>
    <w:p w:rsidR="00F63660" w:rsidRDefault="00F63660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Получение данных СКГ.</w:t>
      </w:r>
    </w:p>
    <w:p w:rsidR="00F63660" w:rsidRDefault="00F63660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Во время движения слитка через </w:t>
      </w:r>
      <w:r w:rsidR="00F67CE3">
        <w:rPr>
          <w:rFonts w:eastAsia="Times New Roman"/>
          <w:szCs w:val="28"/>
          <w:lang w:eastAsia="ru-RU"/>
        </w:rPr>
        <w:t xml:space="preserve">измерительную </w:t>
      </w:r>
      <w:r>
        <w:rPr>
          <w:rFonts w:eastAsia="Times New Roman"/>
          <w:szCs w:val="28"/>
          <w:lang w:eastAsia="ru-RU"/>
        </w:rPr>
        <w:t>рамку происходит автоматическ</w:t>
      </w:r>
      <w:r w:rsidR="00F67CE3">
        <w:rPr>
          <w:rFonts w:eastAsia="Times New Roman"/>
          <w:szCs w:val="28"/>
          <w:lang w:eastAsia="ru-RU"/>
        </w:rPr>
        <w:t>ое измерение и</w:t>
      </w:r>
      <w:r>
        <w:rPr>
          <w:rFonts w:eastAsia="Times New Roman"/>
          <w:szCs w:val="28"/>
          <w:lang w:eastAsia="ru-RU"/>
        </w:rPr>
        <w:t xml:space="preserve"> расчет параметров слитка, которые сохраняются в </w:t>
      </w:r>
      <w:r w:rsidR="00F67CE3">
        <w:rPr>
          <w:rFonts w:eastAsia="Times New Roman"/>
          <w:szCs w:val="28"/>
          <w:lang w:eastAsia="ru-RU"/>
        </w:rPr>
        <w:t>базе данных (</w:t>
      </w:r>
      <w:r>
        <w:rPr>
          <w:rFonts w:eastAsia="Times New Roman"/>
          <w:szCs w:val="28"/>
          <w:lang w:eastAsia="ru-RU"/>
        </w:rPr>
        <w:t>БД</w:t>
      </w:r>
      <w:r w:rsidR="00F67CE3">
        <w:rPr>
          <w:rFonts w:eastAsia="Times New Roman"/>
          <w:szCs w:val="28"/>
          <w:lang w:eastAsia="ru-RU"/>
        </w:rPr>
        <w:t>)</w:t>
      </w:r>
      <w:r>
        <w:rPr>
          <w:rFonts w:eastAsia="Times New Roman"/>
          <w:szCs w:val="28"/>
          <w:lang w:eastAsia="ru-RU"/>
        </w:rPr>
        <w:t xml:space="preserve"> программного обеспечения. Параметры для сохранения:</w:t>
      </w:r>
    </w:p>
    <w:p w:rsidR="00F63660" w:rsidRPr="00F63660" w:rsidRDefault="00F63660" w:rsidP="00EA765D">
      <w:pPr>
        <w:pStyle w:val="a7"/>
        <w:numPr>
          <w:ilvl w:val="1"/>
          <w:numId w:val="3"/>
        </w:numPr>
        <w:spacing w:before="100" w:beforeAutospacing="1"/>
        <w:ind w:left="993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диаметр слитка, замеренный на расстоянии 500 мм от переднего торца слитка</w:t>
      </w:r>
      <w:r w:rsidRPr="00F63660">
        <w:rPr>
          <w:rFonts w:eastAsia="Times New Roman"/>
          <w:szCs w:val="28"/>
          <w:lang w:eastAsia="ru-RU"/>
        </w:rPr>
        <w:t>;</w:t>
      </w:r>
    </w:p>
    <w:p w:rsidR="00F63660" w:rsidRDefault="00F63660" w:rsidP="00EA765D">
      <w:pPr>
        <w:pStyle w:val="a7"/>
        <w:numPr>
          <w:ilvl w:val="1"/>
          <w:numId w:val="3"/>
        </w:numPr>
        <w:spacing w:before="100" w:beforeAutospacing="1"/>
        <w:ind w:left="993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диаметр слитка, замеренный на расстоянии 500 мм от заднего торца слитка</w:t>
      </w:r>
      <w:r w:rsidRPr="00F63660">
        <w:rPr>
          <w:rFonts w:eastAsia="Times New Roman"/>
          <w:szCs w:val="28"/>
          <w:lang w:eastAsia="ru-RU"/>
        </w:rPr>
        <w:t>;</w:t>
      </w:r>
    </w:p>
    <w:p w:rsidR="00F63660" w:rsidRDefault="00F63660" w:rsidP="00EA765D">
      <w:pPr>
        <w:pStyle w:val="a7"/>
        <w:numPr>
          <w:ilvl w:val="1"/>
          <w:numId w:val="3"/>
        </w:numPr>
        <w:spacing w:before="100" w:beforeAutospacing="1"/>
        <w:ind w:left="993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диаметр слитка, замеренный посередине слитка;</w:t>
      </w:r>
    </w:p>
    <w:p w:rsidR="00F63660" w:rsidRDefault="00F63660" w:rsidP="00EA765D">
      <w:pPr>
        <w:pStyle w:val="a7"/>
        <w:numPr>
          <w:ilvl w:val="1"/>
          <w:numId w:val="3"/>
        </w:numPr>
        <w:spacing w:before="100" w:beforeAutospacing="1"/>
        <w:ind w:left="993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диаметр слитка, замеренный между серединой слитка и точкой измерения из пункта </w:t>
      </w:r>
      <w:r>
        <w:rPr>
          <w:rFonts w:eastAsia="Times New Roman"/>
          <w:szCs w:val="28"/>
          <w:lang w:val="en-US" w:eastAsia="ru-RU"/>
        </w:rPr>
        <w:t>a</w:t>
      </w:r>
      <w:r w:rsidR="003B0C8F">
        <w:rPr>
          <w:rFonts w:eastAsia="Times New Roman"/>
          <w:szCs w:val="28"/>
          <w:lang w:eastAsia="ru-RU"/>
        </w:rPr>
        <w:t>;</w:t>
      </w:r>
    </w:p>
    <w:p w:rsidR="00F63660" w:rsidRPr="00F60B26" w:rsidRDefault="00F63660" w:rsidP="00EA765D">
      <w:pPr>
        <w:pStyle w:val="a7"/>
        <w:numPr>
          <w:ilvl w:val="1"/>
          <w:numId w:val="3"/>
        </w:numPr>
        <w:spacing w:before="100" w:beforeAutospacing="1"/>
        <w:ind w:left="993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диаметр слитка, замеренный между серединой слитка и точкой измерения из пункта </w:t>
      </w:r>
      <w:r>
        <w:rPr>
          <w:rFonts w:eastAsia="Times New Roman"/>
          <w:szCs w:val="28"/>
          <w:lang w:val="en-US" w:eastAsia="ru-RU"/>
        </w:rPr>
        <w:t>b</w:t>
      </w:r>
      <w:r w:rsidR="00206DA1">
        <w:rPr>
          <w:rFonts w:eastAsia="Times New Roman"/>
          <w:szCs w:val="28"/>
          <w:lang w:eastAsia="ru-RU"/>
        </w:rPr>
        <w:t>.</w:t>
      </w:r>
    </w:p>
    <w:p w:rsidR="00F60B26" w:rsidRDefault="00E20A4E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Сброс слитка в «брак» для проведения ручных измерений.</w:t>
      </w:r>
    </w:p>
    <w:p w:rsidR="00E20A4E" w:rsidRDefault="00E20A4E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Сброс слитка в «брак» осуществляется специалистами литейного отделения.</w:t>
      </w:r>
      <w:r w:rsidR="00EA765D">
        <w:rPr>
          <w:rFonts w:eastAsia="Times New Roman"/>
          <w:szCs w:val="28"/>
          <w:lang w:eastAsia="ru-RU"/>
        </w:rPr>
        <w:t xml:space="preserve"> Для полноценного проведения испытаний необходимо измерять до 50 слитков.</w:t>
      </w:r>
      <w:bookmarkStart w:id="81" w:name="_GoBack"/>
      <w:bookmarkEnd w:id="81"/>
    </w:p>
    <w:p w:rsidR="00206DA1" w:rsidRDefault="003B0C8F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Поворот слитка</w:t>
      </w:r>
      <w:r w:rsidR="00206DA1">
        <w:rPr>
          <w:rFonts w:eastAsia="Times New Roman"/>
          <w:szCs w:val="28"/>
          <w:lang w:eastAsia="ru-RU"/>
        </w:rPr>
        <w:t>.</w:t>
      </w:r>
    </w:p>
    <w:p w:rsidR="00206DA1" w:rsidRPr="00206DA1" w:rsidRDefault="00206DA1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Разворот слитка производится ручным способом специалистами литейного отделения. В процессе разворота слиток ориентируется так</w:t>
      </w:r>
      <w:r w:rsidR="00F67CE3">
        <w:rPr>
          <w:rFonts w:eastAsia="Times New Roman"/>
          <w:szCs w:val="28"/>
          <w:lang w:eastAsia="ru-RU"/>
        </w:rPr>
        <w:t>им образом</w:t>
      </w:r>
      <w:r>
        <w:rPr>
          <w:rFonts w:eastAsia="Times New Roman"/>
          <w:szCs w:val="28"/>
          <w:lang w:eastAsia="ru-RU"/>
        </w:rPr>
        <w:t>, чтобы метка, сделанная в пункте 3 данного руководства, была вверху.</w:t>
      </w:r>
    </w:p>
    <w:p w:rsidR="00E20A4E" w:rsidRDefault="00E20A4E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Ручное измерение параметров слитка.</w:t>
      </w:r>
    </w:p>
    <w:p w:rsidR="001F339A" w:rsidRDefault="00E20A4E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Измерение параметров слитка ручным способом производят специалисты литейного отделения завода. Для измерения диаметра используется промышленный штангенциркуль, который прикладывается </w:t>
      </w:r>
      <w:r>
        <w:rPr>
          <w:rFonts w:eastAsia="Times New Roman"/>
          <w:szCs w:val="28"/>
          <w:lang w:eastAsia="ru-RU"/>
        </w:rPr>
        <w:lastRenderedPageBreak/>
        <w:t>к слитку вертикально.</w:t>
      </w:r>
      <w:r w:rsidR="00D77E9B">
        <w:rPr>
          <w:rFonts w:eastAsia="Times New Roman"/>
          <w:szCs w:val="28"/>
          <w:lang w:eastAsia="ru-RU"/>
        </w:rPr>
        <w:t xml:space="preserve"> </w:t>
      </w:r>
      <w:r w:rsidR="00F67CE3">
        <w:rPr>
          <w:rFonts w:eastAsia="Times New Roman"/>
          <w:szCs w:val="28"/>
          <w:lang w:eastAsia="ru-RU"/>
        </w:rPr>
        <w:t>И</w:t>
      </w:r>
      <w:r w:rsidR="00D77E9B">
        <w:rPr>
          <w:rFonts w:eastAsia="Times New Roman"/>
          <w:szCs w:val="28"/>
          <w:lang w:eastAsia="ru-RU"/>
        </w:rPr>
        <w:t xml:space="preserve">змерения диаметра ручным способом </w:t>
      </w:r>
      <w:r w:rsidR="00F67CE3">
        <w:rPr>
          <w:rFonts w:eastAsia="Times New Roman"/>
          <w:szCs w:val="28"/>
          <w:lang w:eastAsia="ru-RU"/>
        </w:rPr>
        <w:t>производится в точках</w:t>
      </w:r>
      <w:r w:rsidR="00D77E9B">
        <w:rPr>
          <w:rFonts w:eastAsia="Times New Roman"/>
          <w:szCs w:val="28"/>
          <w:lang w:eastAsia="ru-RU"/>
        </w:rPr>
        <w:t>, описанны</w:t>
      </w:r>
      <w:r w:rsidR="00F67CE3">
        <w:rPr>
          <w:rFonts w:eastAsia="Times New Roman"/>
          <w:szCs w:val="28"/>
          <w:lang w:eastAsia="ru-RU"/>
        </w:rPr>
        <w:t>х</w:t>
      </w:r>
      <w:r w:rsidR="00D77E9B">
        <w:rPr>
          <w:rFonts w:eastAsia="Times New Roman"/>
          <w:szCs w:val="28"/>
          <w:lang w:eastAsia="ru-RU"/>
        </w:rPr>
        <w:t xml:space="preserve"> в пункте 4 данного руководства.</w:t>
      </w:r>
    </w:p>
    <w:p w:rsidR="001F339A" w:rsidRDefault="001F339A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Сравнение данных.</w:t>
      </w:r>
    </w:p>
    <w:p w:rsidR="001F339A" w:rsidRPr="00985A9A" w:rsidRDefault="001F339A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Сравнение данных производится специалистами литейного отделения и специалистами АльваСофт совместно. Для каждого параметра слитка записывается показания СКГ и показания, полученные ручным способом, пос</w:t>
      </w:r>
      <w:r w:rsidR="00985A9A">
        <w:rPr>
          <w:rFonts w:eastAsia="Times New Roman"/>
          <w:szCs w:val="28"/>
          <w:lang w:eastAsia="ru-RU"/>
        </w:rPr>
        <w:t>ле чего вычисляется их разница.</w:t>
      </w:r>
    </w:p>
    <w:p w:rsidR="00D645D4" w:rsidRDefault="00D645D4" w:rsidP="00D645D4">
      <w:pPr>
        <w:pStyle w:val="1"/>
      </w:pPr>
      <w:bookmarkStart w:id="82" w:name="_Toc448163517"/>
      <w:bookmarkStart w:id="83" w:name="_Toc448323942"/>
      <w:r>
        <w:t>Отчетность</w:t>
      </w:r>
      <w:bookmarkEnd w:id="82"/>
      <w:bookmarkEnd w:id="83"/>
    </w:p>
    <w:p w:rsidR="00401B17" w:rsidRPr="002E6928" w:rsidRDefault="00401B17" w:rsidP="002E6928">
      <w:pPr>
        <w:rPr>
          <w:szCs w:val="28"/>
        </w:rPr>
      </w:pPr>
      <w:r w:rsidRPr="002E6928">
        <w:rPr>
          <w:szCs w:val="28"/>
        </w:rPr>
        <w:t>В процессе испытаний должны оформляться протоколы по каждому виду проверки (испытания), подписываемые членами комиссии по проведению испытаний, непосредственно участвующими в проверках.</w:t>
      </w:r>
    </w:p>
    <w:p w:rsidR="00401B17" w:rsidRPr="002E6928" w:rsidRDefault="00401B17" w:rsidP="002E6928">
      <w:pPr>
        <w:rPr>
          <w:szCs w:val="28"/>
        </w:rPr>
      </w:pPr>
      <w:r w:rsidRPr="002E6928">
        <w:rPr>
          <w:szCs w:val="28"/>
        </w:rPr>
        <w:t>По результатам испытаний должны быть оформлены акт и проект решения по акту предварительных испытаний.</w:t>
      </w:r>
    </w:p>
    <w:p w:rsidR="00401B17" w:rsidRPr="002E6928" w:rsidRDefault="00401B17" w:rsidP="002E6928">
      <w:pPr>
        <w:rPr>
          <w:szCs w:val="28"/>
        </w:rPr>
      </w:pPr>
      <w:r w:rsidRPr="002E6928">
        <w:rPr>
          <w:szCs w:val="28"/>
        </w:rPr>
        <w:t>По результатам испытаний должны быть разработаны мероприятия по устранению возникших в ходе испытаний замечаний.</w:t>
      </w:r>
    </w:p>
    <w:p w:rsidR="00D77E9B" w:rsidRDefault="00B54DBD" w:rsidP="00B54DBD">
      <w:pPr>
        <w:pStyle w:val="1"/>
      </w:pPr>
      <w:bookmarkStart w:id="84" w:name="_Toc448163518"/>
      <w:bookmarkStart w:id="85" w:name="_Toc448323943"/>
      <w:r>
        <w:t>Перечень сокращений и условных обозначений</w:t>
      </w:r>
      <w:bookmarkEnd w:id="84"/>
      <w:bookmarkEnd w:id="85"/>
    </w:p>
    <w:p w:rsidR="00F67CE3" w:rsidRDefault="00F67CE3" w:rsidP="00401B17">
      <w:pPr>
        <w:pStyle w:val="a7"/>
        <w:spacing w:before="100" w:beforeAutospacing="1"/>
        <w:ind w:left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БД</w:t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  <w:t>База данных;</w:t>
      </w:r>
    </w:p>
    <w:p w:rsidR="00B54DBD" w:rsidRDefault="00D97EF3" w:rsidP="00401B17">
      <w:pPr>
        <w:pStyle w:val="a7"/>
        <w:spacing w:before="100" w:beforeAutospacing="1"/>
        <w:ind w:left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</w:t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  <w:t>Программное обеспечение</w:t>
      </w:r>
      <w:r w:rsidRPr="00204D19">
        <w:rPr>
          <w:rFonts w:eastAsia="Times New Roman"/>
          <w:szCs w:val="28"/>
          <w:lang w:eastAsia="ru-RU"/>
        </w:rPr>
        <w:t>;</w:t>
      </w:r>
    </w:p>
    <w:p w:rsidR="00D97EF3" w:rsidRPr="007E28DD" w:rsidRDefault="007E28DD" w:rsidP="00401B17">
      <w:pPr>
        <w:pStyle w:val="a7"/>
        <w:spacing w:before="100" w:beforeAutospacing="1"/>
        <w:ind w:left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СКГ</w:t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  <w:t>Система контроля геометрии;</w:t>
      </w:r>
    </w:p>
    <w:sectPr w:rsidR="00D97EF3" w:rsidRPr="007E28DD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75" w:author="Zinchenko" w:date="2016-04-11T18:06:00Z" w:initials="Z">
    <w:p w:rsidR="00857AAB" w:rsidRDefault="00857AAB">
      <w:pPr>
        <w:pStyle w:val="af1"/>
      </w:pPr>
      <w:r>
        <w:rPr>
          <w:rStyle w:val="af0"/>
        </w:rPr>
        <w:annotationRef/>
      </w:r>
      <w:r>
        <w:t>Сюда рисунок.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0DBA" w:rsidRDefault="00930DBA" w:rsidP="00F67CE3">
      <w:pPr>
        <w:spacing w:line="240" w:lineRule="auto"/>
      </w:pPr>
      <w:r>
        <w:separator/>
      </w:r>
    </w:p>
  </w:endnote>
  <w:endnote w:type="continuationSeparator" w:id="0">
    <w:p w:rsidR="00930DBA" w:rsidRDefault="00930DBA" w:rsidP="00F67C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ustomXmlInsRangeStart w:id="86" w:author="VPanko" w:date="2016-04-11T17:02:00Z"/>
  <w:sdt>
    <w:sdtPr>
      <w:id w:val="-925118820"/>
      <w:docPartObj>
        <w:docPartGallery w:val="Page Numbers (Bottom of Page)"/>
        <w:docPartUnique/>
      </w:docPartObj>
    </w:sdtPr>
    <w:sdtEndPr/>
    <w:sdtContent>
      <w:customXmlInsRangeEnd w:id="86"/>
      <w:p w:rsidR="00F67CE3" w:rsidRDefault="00F67CE3">
        <w:pPr>
          <w:pStyle w:val="af8"/>
          <w:jc w:val="center"/>
          <w:rPr>
            <w:ins w:id="87" w:author="VPanko" w:date="2016-04-11T17:02:00Z"/>
          </w:rPr>
        </w:pPr>
        <w:ins w:id="88" w:author="VPanko" w:date="2016-04-11T17:02:00Z">
          <w:r>
            <w:fldChar w:fldCharType="begin"/>
          </w:r>
          <w:r>
            <w:instrText>PAGE   \* MERGEFORMAT</w:instrText>
          </w:r>
          <w:r>
            <w:fldChar w:fldCharType="separate"/>
          </w:r>
        </w:ins>
        <w:r w:rsidR="00EA765D">
          <w:rPr>
            <w:noProof/>
          </w:rPr>
          <w:t>7</w:t>
        </w:r>
        <w:ins w:id="89" w:author="VPanko" w:date="2016-04-11T17:02:00Z">
          <w:r>
            <w:fldChar w:fldCharType="end"/>
          </w:r>
        </w:ins>
      </w:p>
      <w:customXmlInsRangeStart w:id="90" w:author="VPanko" w:date="2016-04-11T17:02:00Z"/>
    </w:sdtContent>
  </w:sdt>
  <w:customXmlInsRangeEnd w:id="90"/>
  <w:p w:rsidR="00F67CE3" w:rsidRDefault="00F67CE3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0DBA" w:rsidRDefault="00930DBA" w:rsidP="00F67CE3">
      <w:pPr>
        <w:spacing w:line="240" w:lineRule="auto"/>
      </w:pPr>
      <w:r>
        <w:separator/>
      </w:r>
    </w:p>
  </w:footnote>
  <w:footnote w:type="continuationSeparator" w:id="0">
    <w:p w:rsidR="00930DBA" w:rsidRDefault="00930DBA" w:rsidP="00F67C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B7693"/>
    <w:multiLevelType w:val="multilevel"/>
    <w:tmpl w:val="D1A8CC30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297" w:hanging="39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9"/>
        </w:tabs>
        <w:ind w:left="5029" w:hanging="1440"/>
      </w:pPr>
      <w:rPr>
        <w:rFonts w:hint="default"/>
      </w:rPr>
    </w:lvl>
  </w:abstractNum>
  <w:abstractNum w:abstractNumId="1">
    <w:nsid w:val="0F543CCF"/>
    <w:multiLevelType w:val="hybridMultilevel"/>
    <w:tmpl w:val="B2C4B142"/>
    <w:lvl w:ilvl="0" w:tplc="BF3A90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E327F36"/>
    <w:multiLevelType w:val="multilevel"/>
    <w:tmpl w:val="8BF22942"/>
    <w:lvl w:ilvl="0">
      <w:start w:val="1"/>
      <w:numFmt w:val="decimal"/>
      <w:pStyle w:val="a0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463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493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3D911A42"/>
    <w:multiLevelType w:val="multilevel"/>
    <w:tmpl w:val="188861AA"/>
    <w:lvl w:ilvl="0">
      <w:start w:val="1"/>
      <w:numFmt w:val="decimal"/>
      <w:pStyle w:val="1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567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567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567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567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567"/>
      </w:pPr>
      <w:rPr>
        <w:rFonts w:hint="default"/>
      </w:rPr>
    </w:lvl>
  </w:abstractNum>
  <w:abstractNum w:abstractNumId="4">
    <w:nsid w:val="593B66E1"/>
    <w:multiLevelType w:val="multilevel"/>
    <w:tmpl w:val="0D34D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3663C5"/>
    <w:multiLevelType w:val="multilevel"/>
    <w:tmpl w:val="19A2DE16"/>
    <w:lvl w:ilvl="0">
      <w:start w:val="1"/>
      <w:numFmt w:val="bullet"/>
      <w:pStyle w:val="a1"/>
      <w:suff w:val="space"/>
      <w:lvlText w:val=""/>
      <w:lvlJc w:val="left"/>
      <w:pPr>
        <w:ind w:left="708" w:firstLine="709"/>
      </w:pPr>
      <w:rPr>
        <w:rFonts w:ascii="Symbol" w:hAnsi="Symbol" w:hint="default"/>
      </w:rPr>
    </w:lvl>
    <w:lvl w:ilvl="1">
      <w:start w:val="1"/>
      <w:numFmt w:val="bullet"/>
      <w:suff w:val="space"/>
      <w:lvlText w:val=""/>
      <w:lvlJc w:val="left"/>
      <w:pPr>
        <w:ind w:left="1417" w:firstLine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497"/>
        </w:tabs>
        <w:ind w:left="2497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57"/>
        </w:tabs>
        <w:ind w:left="285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3217"/>
        </w:tabs>
        <w:ind w:left="321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577"/>
        </w:tabs>
        <w:ind w:left="357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937"/>
        </w:tabs>
        <w:ind w:left="393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297"/>
        </w:tabs>
        <w:ind w:left="429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657"/>
        </w:tabs>
        <w:ind w:left="4657" w:hanging="360"/>
      </w:pPr>
      <w:rPr>
        <w:rFonts w:ascii="Symbol" w:hAnsi="Symbol" w:hint="default"/>
      </w:rPr>
    </w:lvl>
  </w:abstractNum>
  <w:abstractNum w:abstractNumId="6">
    <w:nsid w:val="670910F8"/>
    <w:multiLevelType w:val="hybridMultilevel"/>
    <w:tmpl w:val="2D94082C"/>
    <w:lvl w:ilvl="0" w:tplc="9918B9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5"/>
  </w:num>
  <w:num w:numId="21">
    <w:abstractNumId w:val="0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0FE"/>
    <w:rsid w:val="00014578"/>
    <w:rsid w:val="000D08F4"/>
    <w:rsid w:val="000E76B9"/>
    <w:rsid w:val="000F43B5"/>
    <w:rsid w:val="00191145"/>
    <w:rsid w:val="001D69BC"/>
    <w:rsid w:val="001F339A"/>
    <w:rsid w:val="00204D19"/>
    <w:rsid w:val="00206DA1"/>
    <w:rsid w:val="00220592"/>
    <w:rsid w:val="002C6511"/>
    <w:rsid w:val="002D765E"/>
    <w:rsid w:val="002E6928"/>
    <w:rsid w:val="0034465E"/>
    <w:rsid w:val="003A655E"/>
    <w:rsid w:val="003B0C8F"/>
    <w:rsid w:val="003E170E"/>
    <w:rsid w:val="003E439C"/>
    <w:rsid w:val="00401B17"/>
    <w:rsid w:val="00426807"/>
    <w:rsid w:val="004A2911"/>
    <w:rsid w:val="0050074A"/>
    <w:rsid w:val="0055469E"/>
    <w:rsid w:val="00573A22"/>
    <w:rsid w:val="00592201"/>
    <w:rsid w:val="005C08FE"/>
    <w:rsid w:val="005E104E"/>
    <w:rsid w:val="005F5032"/>
    <w:rsid w:val="006927A0"/>
    <w:rsid w:val="007A5B2F"/>
    <w:rsid w:val="007E28DD"/>
    <w:rsid w:val="00813D83"/>
    <w:rsid w:val="00857AAB"/>
    <w:rsid w:val="008A0F8D"/>
    <w:rsid w:val="008D0861"/>
    <w:rsid w:val="008E7006"/>
    <w:rsid w:val="00930DBA"/>
    <w:rsid w:val="009400FE"/>
    <w:rsid w:val="00942315"/>
    <w:rsid w:val="00944B64"/>
    <w:rsid w:val="0095759A"/>
    <w:rsid w:val="00985A9A"/>
    <w:rsid w:val="009F4F6C"/>
    <w:rsid w:val="00A16CC7"/>
    <w:rsid w:val="00A62E06"/>
    <w:rsid w:val="00AA7008"/>
    <w:rsid w:val="00B04867"/>
    <w:rsid w:val="00B54DBD"/>
    <w:rsid w:val="00C11091"/>
    <w:rsid w:val="00C57FE5"/>
    <w:rsid w:val="00C66860"/>
    <w:rsid w:val="00D15740"/>
    <w:rsid w:val="00D4696C"/>
    <w:rsid w:val="00D5567A"/>
    <w:rsid w:val="00D645D4"/>
    <w:rsid w:val="00D77E9B"/>
    <w:rsid w:val="00D80AFB"/>
    <w:rsid w:val="00D93E06"/>
    <w:rsid w:val="00D97EF3"/>
    <w:rsid w:val="00E20A4E"/>
    <w:rsid w:val="00E3695B"/>
    <w:rsid w:val="00EA765D"/>
    <w:rsid w:val="00ED6E93"/>
    <w:rsid w:val="00F60B26"/>
    <w:rsid w:val="00F63660"/>
    <w:rsid w:val="00F67CE3"/>
    <w:rsid w:val="00F94FF9"/>
    <w:rsid w:val="00FB4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55469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2"/>
    <w:next w:val="a2"/>
    <w:link w:val="10"/>
    <w:qFormat/>
    <w:rsid w:val="00014578"/>
    <w:pPr>
      <w:keepNext/>
      <w:numPr>
        <w:numId w:val="19"/>
      </w:numPr>
      <w:tabs>
        <w:tab w:val="left" w:pos="851"/>
      </w:tabs>
      <w:spacing w:before="240" w:after="120"/>
      <w:jc w:val="left"/>
      <w:outlineLvl w:val="0"/>
    </w:pPr>
    <w:rPr>
      <w:rFonts w:eastAsia="Times New Roman"/>
      <w:b/>
      <w:bCs/>
      <w:caps/>
      <w:kern w:val="32"/>
      <w:szCs w:val="28"/>
      <w:lang w:eastAsia="ru-RU"/>
    </w:rPr>
  </w:style>
  <w:style w:type="paragraph" w:styleId="2">
    <w:name w:val="heading 2"/>
    <w:basedOn w:val="a2"/>
    <w:next w:val="a2"/>
    <w:link w:val="20"/>
    <w:qFormat/>
    <w:rsid w:val="0055469E"/>
    <w:pPr>
      <w:keepNext/>
      <w:numPr>
        <w:ilvl w:val="1"/>
        <w:numId w:val="19"/>
      </w:numPr>
      <w:tabs>
        <w:tab w:val="left" w:pos="1134"/>
        <w:tab w:val="left" w:pos="1276"/>
      </w:tabs>
      <w:spacing w:before="180" w:after="60"/>
      <w:outlineLvl w:val="1"/>
    </w:pPr>
    <w:rPr>
      <w:rFonts w:eastAsia="Times New Roman"/>
      <w:b/>
      <w:bCs/>
      <w:iCs/>
      <w:szCs w:val="28"/>
      <w:lang w:eastAsia="ru-RU"/>
    </w:rPr>
  </w:style>
  <w:style w:type="paragraph" w:styleId="3">
    <w:name w:val="heading 3"/>
    <w:basedOn w:val="a2"/>
    <w:next w:val="a2"/>
    <w:link w:val="30"/>
    <w:qFormat/>
    <w:rsid w:val="0055469E"/>
    <w:pPr>
      <w:keepNext/>
      <w:numPr>
        <w:ilvl w:val="2"/>
        <w:numId w:val="19"/>
      </w:numPr>
      <w:tabs>
        <w:tab w:val="left" w:pos="1276"/>
      </w:tabs>
      <w:spacing w:before="180" w:after="60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2"/>
    <w:next w:val="a2"/>
    <w:link w:val="40"/>
    <w:qFormat/>
    <w:rsid w:val="0055469E"/>
    <w:pPr>
      <w:keepNext/>
      <w:numPr>
        <w:ilvl w:val="3"/>
        <w:numId w:val="19"/>
      </w:numPr>
      <w:tabs>
        <w:tab w:val="left" w:pos="1418"/>
      </w:tabs>
      <w:spacing w:before="180" w:after="60"/>
      <w:outlineLvl w:val="3"/>
    </w:pPr>
    <w:rPr>
      <w:rFonts w:eastAsia="Times New Roman"/>
      <w:b/>
      <w:bCs/>
      <w:szCs w:val="24"/>
      <w:lang w:eastAsia="ru-RU"/>
    </w:rPr>
  </w:style>
  <w:style w:type="paragraph" w:styleId="5">
    <w:name w:val="heading 5"/>
    <w:basedOn w:val="a2"/>
    <w:next w:val="a2"/>
    <w:link w:val="50"/>
    <w:qFormat/>
    <w:rsid w:val="0055469E"/>
    <w:pPr>
      <w:numPr>
        <w:ilvl w:val="4"/>
        <w:numId w:val="19"/>
      </w:numPr>
      <w:tabs>
        <w:tab w:val="left" w:pos="1701"/>
      </w:tabs>
      <w:spacing w:before="180" w:after="60"/>
      <w:outlineLvl w:val="4"/>
    </w:pPr>
    <w:rPr>
      <w:rFonts w:eastAsia="Times New Roman"/>
      <w:b/>
      <w:bCs/>
      <w:iCs/>
      <w:lang w:eastAsia="ru-RU"/>
    </w:rPr>
  </w:style>
  <w:style w:type="paragraph" w:styleId="6">
    <w:name w:val="heading 6"/>
    <w:basedOn w:val="a2"/>
    <w:next w:val="a2"/>
    <w:link w:val="60"/>
    <w:qFormat/>
    <w:rsid w:val="0055469E"/>
    <w:pPr>
      <w:numPr>
        <w:ilvl w:val="5"/>
        <w:numId w:val="19"/>
      </w:numPr>
      <w:spacing w:before="180" w:after="60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2"/>
    <w:next w:val="a2"/>
    <w:link w:val="70"/>
    <w:qFormat/>
    <w:rsid w:val="0055469E"/>
    <w:pPr>
      <w:numPr>
        <w:ilvl w:val="6"/>
        <w:numId w:val="19"/>
      </w:numPr>
      <w:spacing w:before="240" w:after="60" w:line="240" w:lineRule="auto"/>
      <w:jc w:val="left"/>
      <w:outlineLvl w:val="6"/>
    </w:pPr>
    <w:rPr>
      <w:rFonts w:eastAsia="Times New Roman"/>
      <w:b/>
      <w:szCs w:val="24"/>
      <w:lang w:eastAsia="ru-RU"/>
    </w:rPr>
  </w:style>
  <w:style w:type="paragraph" w:styleId="8">
    <w:name w:val="heading 8"/>
    <w:basedOn w:val="a2"/>
    <w:next w:val="a2"/>
    <w:link w:val="80"/>
    <w:qFormat/>
    <w:rsid w:val="0055469E"/>
    <w:pPr>
      <w:numPr>
        <w:ilvl w:val="7"/>
        <w:numId w:val="19"/>
      </w:numPr>
      <w:spacing w:before="240" w:after="60" w:line="240" w:lineRule="auto"/>
      <w:jc w:val="left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2"/>
    <w:next w:val="a2"/>
    <w:link w:val="90"/>
    <w:qFormat/>
    <w:rsid w:val="0055469E"/>
    <w:pPr>
      <w:numPr>
        <w:ilvl w:val="8"/>
        <w:numId w:val="19"/>
      </w:numPr>
      <w:spacing w:before="240" w:after="60" w:line="240" w:lineRule="auto"/>
      <w:jc w:val="left"/>
      <w:outlineLvl w:val="8"/>
    </w:pPr>
    <w:rPr>
      <w:rFonts w:eastAsia="Times New Roman" w:cs="Arial"/>
      <w:b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Strong"/>
    <w:basedOn w:val="a3"/>
    <w:uiPriority w:val="22"/>
    <w:qFormat/>
    <w:rsid w:val="003E439C"/>
    <w:rPr>
      <w:b/>
      <w:bCs/>
    </w:rPr>
  </w:style>
  <w:style w:type="paragraph" w:styleId="a7">
    <w:name w:val="List Paragraph"/>
    <w:basedOn w:val="a2"/>
    <w:uiPriority w:val="34"/>
    <w:qFormat/>
    <w:rsid w:val="003E439C"/>
    <w:pPr>
      <w:ind w:left="720"/>
      <w:contextualSpacing/>
    </w:pPr>
  </w:style>
  <w:style w:type="character" w:customStyle="1" w:styleId="10">
    <w:name w:val="Заголовок 1 Знак"/>
    <w:basedOn w:val="a3"/>
    <w:link w:val="1"/>
    <w:rsid w:val="00014578"/>
    <w:rPr>
      <w:rFonts w:ascii="Times New Roman" w:eastAsia="Times New Roman" w:hAnsi="Times New Roman" w:cs="Times New Roman"/>
      <w:b/>
      <w:bCs/>
      <w:caps/>
      <w:kern w:val="32"/>
      <w:sz w:val="28"/>
      <w:szCs w:val="28"/>
      <w:lang w:eastAsia="ru-RU"/>
    </w:rPr>
  </w:style>
  <w:style w:type="paragraph" w:styleId="a8">
    <w:name w:val="Normal (Web)"/>
    <w:basedOn w:val="a2"/>
    <w:uiPriority w:val="99"/>
    <w:semiHidden/>
    <w:unhideWhenUsed/>
    <w:rsid w:val="002C6511"/>
    <w:pPr>
      <w:spacing w:before="100" w:beforeAutospacing="1" w:after="119" w:line="240" w:lineRule="auto"/>
    </w:pPr>
    <w:rPr>
      <w:rFonts w:eastAsia="Times New Roman"/>
      <w:sz w:val="24"/>
      <w:szCs w:val="24"/>
      <w:lang w:eastAsia="ru-RU"/>
    </w:rPr>
  </w:style>
  <w:style w:type="table" w:styleId="a9">
    <w:name w:val="Table Grid"/>
    <w:basedOn w:val="a4"/>
    <w:rsid w:val="005546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a">
    <w:name w:val="Таблица ячейка"/>
    <w:basedOn w:val="a2"/>
    <w:qFormat/>
    <w:rsid w:val="0055469E"/>
    <w:pPr>
      <w:spacing w:line="240" w:lineRule="auto"/>
      <w:ind w:firstLine="0"/>
      <w:jc w:val="left"/>
    </w:pPr>
    <w:rPr>
      <w:rFonts w:eastAsia="Times New Roman"/>
      <w:szCs w:val="24"/>
      <w:lang w:eastAsia="ru-RU"/>
    </w:rPr>
  </w:style>
  <w:style w:type="paragraph" w:customStyle="1" w:styleId="ab">
    <w:name w:val="Таблица заголовок"/>
    <w:basedOn w:val="aa"/>
    <w:qFormat/>
    <w:rsid w:val="0055469E"/>
    <w:pPr>
      <w:jc w:val="center"/>
    </w:pPr>
  </w:style>
  <w:style w:type="paragraph" w:customStyle="1" w:styleId="a0">
    <w:name w:val="Таблица нумерация строк"/>
    <w:basedOn w:val="aa"/>
    <w:next w:val="aa"/>
    <w:qFormat/>
    <w:rsid w:val="0055469E"/>
    <w:pPr>
      <w:numPr>
        <w:numId w:val="22"/>
      </w:numPr>
    </w:pPr>
  </w:style>
  <w:style w:type="character" w:customStyle="1" w:styleId="30">
    <w:name w:val="Заголовок 3 Знак"/>
    <w:basedOn w:val="a3"/>
    <w:link w:val="3"/>
    <w:rsid w:val="0055469E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paragraph" w:styleId="ac">
    <w:name w:val="TOC Heading"/>
    <w:basedOn w:val="1"/>
    <w:next w:val="a2"/>
    <w:uiPriority w:val="39"/>
    <w:unhideWhenUsed/>
    <w:qFormat/>
    <w:rsid w:val="0055469E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lang w:eastAsia="en-US"/>
    </w:rPr>
  </w:style>
  <w:style w:type="paragraph" w:styleId="11">
    <w:name w:val="toc 1"/>
    <w:basedOn w:val="a2"/>
    <w:next w:val="a2"/>
    <w:autoRedefine/>
    <w:uiPriority w:val="39"/>
    <w:rsid w:val="0055469E"/>
    <w:pPr>
      <w:tabs>
        <w:tab w:val="right" w:leader="dot" w:pos="9345"/>
      </w:tabs>
      <w:ind w:firstLine="0"/>
    </w:pPr>
  </w:style>
  <w:style w:type="paragraph" w:styleId="31">
    <w:name w:val="toc 3"/>
    <w:basedOn w:val="a2"/>
    <w:next w:val="a2"/>
    <w:autoRedefine/>
    <w:uiPriority w:val="39"/>
    <w:rsid w:val="0055469E"/>
    <w:pPr>
      <w:ind w:left="680" w:firstLine="0"/>
    </w:pPr>
  </w:style>
  <w:style w:type="character" w:styleId="ad">
    <w:name w:val="Hyperlink"/>
    <w:basedOn w:val="a3"/>
    <w:uiPriority w:val="99"/>
    <w:unhideWhenUsed/>
    <w:rsid w:val="002E6928"/>
    <w:rPr>
      <w:color w:val="0000FF" w:themeColor="hyperlink"/>
      <w:u w:val="single"/>
    </w:rPr>
  </w:style>
  <w:style w:type="paragraph" w:styleId="ae">
    <w:name w:val="Balloon Text"/>
    <w:basedOn w:val="a2"/>
    <w:link w:val="af"/>
    <w:uiPriority w:val="99"/>
    <w:semiHidden/>
    <w:unhideWhenUsed/>
    <w:rsid w:val="002E69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2E6928"/>
    <w:rPr>
      <w:rFonts w:ascii="Tahoma" w:hAnsi="Tahoma" w:cs="Tahoma"/>
      <w:sz w:val="16"/>
      <w:szCs w:val="16"/>
    </w:rPr>
  </w:style>
  <w:style w:type="character" w:styleId="af0">
    <w:name w:val="annotation reference"/>
    <w:basedOn w:val="a3"/>
    <w:uiPriority w:val="99"/>
    <w:semiHidden/>
    <w:unhideWhenUsed/>
    <w:rsid w:val="005E104E"/>
    <w:rPr>
      <w:sz w:val="16"/>
      <w:szCs w:val="16"/>
    </w:rPr>
  </w:style>
  <w:style w:type="paragraph" w:styleId="af1">
    <w:name w:val="annotation text"/>
    <w:basedOn w:val="a2"/>
    <w:link w:val="af2"/>
    <w:uiPriority w:val="99"/>
    <w:semiHidden/>
    <w:unhideWhenUsed/>
    <w:rsid w:val="005E104E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uiPriority w:val="99"/>
    <w:semiHidden/>
    <w:rsid w:val="005E104E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104E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104E"/>
    <w:rPr>
      <w:b/>
      <w:bCs/>
      <w:sz w:val="20"/>
      <w:szCs w:val="20"/>
    </w:rPr>
  </w:style>
  <w:style w:type="paragraph" w:customStyle="1" w:styleId="TODO">
    <w:name w:val="TODO"/>
    <w:basedOn w:val="a2"/>
    <w:next w:val="a2"/>
    <w:qFormat/>
    <w:rsid w:val="0055469E"/>
    <w:pPr>
      <w:pBdr>
        <w:left w:val="single" w:sz="12" w:space="4" w:color="0000FF"/>
      </w:pBdr>
      <w:ind w:left="1701"/>
    </w:pPr>
    <w:rPr>
      <w:rFonts w:eastAsia="Times New Roman"/>
      <w:i/>
      <w:color w:val="0000FF"/>
      <w:szCs w:val="28"/>
      <w:lang w:eastAsia="ru-RU"/>
    </w:rPr>
  </w:style>
  <w:style w:type="paragraph" w:styleId="af5">
    <w:name w:val="header"/>
    <w:basedOn w:val="a2"/>
    <w:link w:val="af6"/>
    <w:semiHidden/>
    <w:rsid w:val="0055469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3"/>
    <w:link w:val="af5"/>
    <w:semiHidden/>
    <w:rsid w:val="0055469E"/>
    <w:rPr>
      <w:rFonts w:ascii="Times New Roman" w:eastAsia="Calibri" w:hAnsi="Times New Roman" w:cs="Times New Roman"/>
      <w:sz w:val="28"/>
    </w:rPr>
  </w:style>
  <w:style w:type="character" w:customStyle="1" w:styleId="20">
    <w:name w:val="Заголовок 2 Знак"/>
    <w:basedOn w:val="a3"/>
    <w:link w:val="2"/>
    <w:rsid w:val="0055469E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40">
    <w:name w:val="Заголовок 4 Знак"/>
    <w:basedOn w:val="a3"/>
    <w:link w:val="4"/>
    <w:rsid w:val="0055469E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rsid w:val="0055469E"/>
    <w:rPr>
      <w:rFonts w:ascii="Times New Roman" w:eastAsia="Times New Roman" w:hAnsi="Times New Roman" w:cs="Times New Roman"/>
      <w:b/>
      <w:bCs/>
      <w:iCs/>
      <w:sz w:val="28"/>
      <w:lang w:eastAsia="ru-RU"/>
    </w:rPr>
  </w:style>
  <w:style w:type="character" w:customStyle="1" w:styleId="60">
    <w:name w:val="Заголовок 6 Знак"/>
    <w:basedOn w:val="a3"/>
    <w:link w:val="6"/>
    <w:rsid w:val="0055469E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basedOn w:val="a3"/>
    <w:link w:val="7"/>
    <w:rsid w:val="0055469E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80">
    <w:name w:val="Заголовок 8 Знак"/>
    <w:basedOn w:val="a3"/>
    <w:link w:val="8"/>
    <w:rsid w:val="0055469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3"/>
    <w:link w:val="9"/>
    <w:rsid w:val="0055469E"/>
    <w:rPr>
      <w:rFonts w:ascii="Times New Roman" w:eastAsia="Times New Roman" w:hAnsi="Times New Roman" w:cs="Arial"/>
      <w:b/>
      <w:sz w:val="28"/>
      <w:lang w:eastAsia="ru-RU"/>
    </w:rPr>
  </w:style>
  <w:style w:type="paragraph" w:customStyle="1" w:styleId="af7">
    <w:name w:val="Надпись"/>
    <w:basedOn w:val="a2"/>
    <w:qFormat/>
    <w:rsid w:val="0055469E"/>
    <w:pPr>
      <w:spacing w:line="240" w:lineRule="auto"/>
      <w:jc w:val="center"/>
    </w:pPr>
    <w:rPr>
      <w:rFonts w:eastAsia="Times New Roman"/>
      <w:i/>
      <w:szCs w:val="24"/>
      <w:lang w:eastAsia="ru-RU"/>
    </w:rPr>
  </w:style>
  <w:style w:type="paragraph" w:styleId="af8">
    <w:name w:val="footer"/>
    <w:basedOn w:val="a2"/>
    <w:link w:val="af9"/>
    <w:uiPriority w:val="99"/>
    <w:rsid w:val="0055469E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3"/>
    <w:link w:val="af8"/>
    <w:uiPriority w:val="99"/>
    <w:rsid w:val="0055469E"/>
    <w:rPr>
      <w:rFonts w:ascii="Times New Roman" w:eastAsia="Calibri" w:hAnsi="Times New Roman" w:cs="Times New Roman"/>
      <w:sz w:val="28"/>
    </w:rPr>
  </w:style>
  <w:style w:type="paragraph" w:styleId="21">
    <w:name w:val="toc 2"/>
    <w:basedOn w:val="a2"/>
    <w:next w:val="a2"/>
    <w:autoRedefine/>
    <w:uiPriority w:val="39"/>
    <w:rsid w:val="0055469E"/>
    <w:pPr>
      <w:ind w:left="340" w:firstLine="0"/>
    </w:pPr>
  </w:style>
  <w:style w:type="paragraph" w:customStyle="1" w:styleId="22">
    <w:name w:val="Пункт 2"/>
    <w:basedOn w:val="2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  <w:szCs w:val="24"/>
    </w:rPr>
  </w:style>
  <w:style w:type="paragraph" w:customStyle="1" w:styleId="32">
    <w:name w:val="Пункт 3"/>
    <w:basedOn w:val="3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  <w:szCs w:val="20"/>
    </w:rPr>
  </w:style>
  <w:style w:type="paragraph" w:customStyle="1" w:styleId="41">
    <w:name w:val="Пункт 4"/>
    <w:basedOn w:val="4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</w:rPr>
  </w:style>
  <w:style w:type="paragraph" w:customStyle="1" w:styleId="51">
    <w:name w:val="Пункт 5"/>
    <w:basedOn w:val="5"/>
    <w:qFormat/>
    <w:rsid w:val="0055469E"/>
    <w:pPr>
      <w:numPr>
        <w:ilvl w:val="0"/>
        <w:numId w:val="0"/>
      </w:numPr>
      <w:spacing w:before="0" w:after="0"/>
    </w:pPr>
    <w:rPr>
      <w:b w:val="0"/>
    </w:rPr>
  </w:style>
  <w:style w:type="paragraph" w:customStyle="1" w:styleId="afa">
    <w:name w:val="Рисунок изображение"/>
    <w:basedOn w:val="a2"/>
    <w:next w:val="a2"/>
    <w:qFormat/>
    <w:rsid w:val="0055469E"/>
    <w:pPr>
      <w:keepNext/>
      <w:spacing w:before="240" w:after="120"/>
      <w:ind w:firstLine="0"/>
      <w:jc w:val="center"/>
    </w:pPr>
    <w:rPr>
      <w:rFonts w:eastAsia="Times New Roman"/>
      <w:szCs w:val="24"/>
      <w:lang w:eastAsia="ru-RU"/>
    </w:rPr>
  </w:style>
  <w:style w:type="paragraph" w:customStyle="1" w:styleId="afb">
    <w:name w:val="Рисунок номер"/>
    <w:basedOn w:val="a2"/>
    <w:next w:val="a2"/>
    <w:qFormat/>
    <w:rsid w:val="0055469E"/>
    <w:pPr>
      <w:keepLines/>
      <w:spacing w:before="120" w:after="240"/>
      <w:ind w:firstLine="0"/>
      <w:jc w:val="center"/>
    </w:pPr>
    <w:rPr>
      <w:rFonts w:eastAsia="Times New Roman"/>
      <w:sz w:val="24"/>
      <w:szCs w:val="20"/>
      <w:lang w:eastAsia="ru-RU"/>
    </w:rPr>
  </w:style>
  <w:style w:type="character" w:customStyle="1" w:styleId="afc">
    <w:name w:val="Символы выделены"/>
    <w:basedOn w:val="a3"/>
    <w:qFormat/>
    <w:rsid w:val="0055469E"/>
    <w:rPr>
      <w:b/>
    </w:rPr>
  </w:style>
  <w:style w:type="character" w:customStyle="1" w:styleId="afd">
    <w:name w:val="Символы моноширинные"/>
    <w:basedOn w:val="a3"/>
    <w:qFormat/>
    <w:rsid w:val="0055469E"/>
    <w:rPr>
      <w:rFonts w:ascii="Courier New" w:hAnsi="Courier New"/>
      <w:sz w:val="28"/>
    </w:rPr>
  </w:style>
  <w:style w:type="character" w:customStyle="1" w:styleId="afe">
    <w:name w:val="Символы переменная"/>
    <w:basedOn w:val="a3"/>
    <w:qFormat/>
    <w:rsid w:val="0055469E"/>
    <w:rPr>
      <w:i/>
      <w:lang w:val="en-US"/>
    </w:rPr>
  </w:style>
  <w:style w:type="paragraph" w:customStyle="1" w:styleId="a1">
    <w:name w:val="Список маркированный"/>
    <w:basedOn w:val="a2"/>
    <w:qFormat/>
    <w:rsid w:val="0055469E"/>
    <w:pPr>
      <w:numPr>
        <w:numId w:val="20"/>
      </w:numPr>
    </w:pPr>
    <w:rPr>
      <w:rFonts w:eastAsia="Times New Roman"/>
      <w:szCs w:val="24"/>
      <w:lang w:eastAsia="ru-RU"/>
    </w:rPr>
  </w:style>
  <w:style w:type="paragraph" w:customStyle="1" w:styleId="a">
    <w:name w:val="Список нумерованный"/>
    <w:basedOn w:val="a2"/>
    <w:qFormat/>
    <w:rsid w:val="0055469E"/>
    <w:pPr>
      <w:numPr>
        <w:numId w:val="21"/>
      </w:numPr>
    </w:pPr>
    <w:rPr>
      <w:rFonts w:eastAsia="Times New Roman"/>
      <w:szCs w:val="24"/>
      <w:lang w:eastAsia="ru-RU"/>
    </w:rPr>
  </w:style>
  <w:style w:type="paragraph" w:customStyle="1" w:styleId="aff">
    <w:name w:val="Таблица номер"/>
    <w:basedOn w:val="a2"/>
    <w:next w:val="a2"/>
    <w:qFormat/>
    <w:rsid w:val="0055469E"/>
    <w:pPr>
      <w:jc w:val="right"/>
    </w:pPr>
    <w:rPr>
      <w:rFonts w:eastAsia="Times New Roman"/>
      <w:sz w:val="24"/>
      <w:szCs w:val="24"/>
      <w:lang w:eastAsia="ru-RU"/>
    </w:rPr>
  </w:style>
  <w:style w:type="paragraph" w:customStyle="1" w:styleId="aff0">
    <w:name w:val="Таблица центр"/>
    <w:basedOn w:val="aa"/>
    <w:qFormat/>
    <w:rsid w:val="0055469E"/>
    <w:pPr>
      <w:jc w:val="center"/>
    </w:pPr>
  </w:style>
  <w:style w:type="paragraph" w:customStyle="1" w:styleId="-1">
    <w:name w:val="Титульный - заголовок 1"/>
    <w:basedOn w:val="a2"/>
    <w:qFormat/>
    <w:rsid w:val="0055469E"/>
    <w:pPr>
      <w:spacing w:before="240" w:after="240"/>
      <w:ind w:firstLine="0"/>
      <w:jc w:val="center"/>
    </w:pPr>
    <w:rPr>
      <w:rFonts w:eastAsia="Times New Roman"/>
      <w:b/>
      <w:caps/>
      <w:szCs w:val="28"/>
      <w:lang w:eastAsia="ru-RU"/>
    </w:rPr>
  </w:style>
  <w:style w:type="paragraph" w:customStyle="1" w:styleId="-2">
    <w:name w:val="Титульный - заголовок 2"/>
    <w:basedOn w:val="a2"/>
    <w:qFormat/>
    <w:rsid w:val="0055469E"/>
    <w:pPr>
      <w:ind w:firstLine="0"/>
      <w:jc w:val="center"/>
    </w:pPr>
    <w:rPr>
      <w:rFonts w:eastAsia="Times New Roman"/>
      <w:b/>
      <w:szCs w:val="24"/>
      <w:lang w:eastAsia="ru-RU"/>
    </w:rPr>
  </w:style>
  <w:style w:type="paragraph" w:customStyle="1" w:styleId="-">
    <w:name w:val="Титульный - слева"/>
    <w:basedOn w:val="a2"/>
    <w:qFormat/>
    <w:rsid w:val="0055469E"/>
    <w:pPr>
      <w:ind w:firstLine="0"/>
    </w:pPr>
    <w:rPr>
      <w:rFonts w:eastAsia="Times New Roman"/>
      <w:szCs w:val="24"/>
      <w:lang w:eastAsia="ru-RU"/>
    </w:rPr>
  </w:style>
  <w:style w:type="paragraph" w:customStyle="1" w:styleId="-0">
    <w:name w:val="Титульный - по центру"/>
    <w:basedOn w:val="-"/>
    <w:qFormat/>
    <w:rsid w:val="0055469E"/>
    <w:pPr>
      <w:jc w:val="center"/>
    </w:pPr>
  </w:style>
  <w:style w:type="paragraph" w:customStyle="1" w:styleId="aff1">
    <w:name w:val="Формула после"/>
    <w:basedOn w:val="a2"/>
    <w:next w:val="a2"/>
    <w:qFormat/>
    <w:rsid w:val="0055469E"/>
    <w:pPr>
      <w:ind w:firstLine="0"/>
    </w:pPr>
    <w:rPr>
      <w:rFonts w:eastAsia="Times New Roman"/>
      <w:szCs w:val="24"/>
      <w:lang w:eastAsia="ru-RU"/>
    </w:rPr>
  </w:style>
  <w:style w:type="paragraph" w:customStyle="1" w:styleId="aff2">
    <w:name w:val="Формула с номером"/>
    <w:basedOn w:val="a2"/>
    <w:next w:val="aff1"/>
    <w:qFormat/>
    <w:rsid w:val="0055469E"/>
    <w:pPr>
      <w:tabs>
        <w:tab w:val="center" w:pos="4678"/>
        <w:tab w:val="right" w:pos="9356"/>
        <w:tab w:val="right" w:pos="9639"/>
      </w:tabs>
      <w:spacing w:before="120" w:after="120"/>
      <w:ind w:firstLine="0"/>
    </w:pPr>
    <w:rPr>
      <w:rFonts w:eastAsia="Times New Roman"/>
      <w:szCs w:val="24"/>
      <w:lang w:eastAsia="ru-RU"/>
    </w:rPr>
  </w:style>
  <w:style w:type="paragraph" w:styleId="aff3">
    <w:name w:val="caption"/>
    <w:basedOn w:val="a2"/>
    <w:next w:val="a2"/>
    <w:uiPriority w:val="35"/>
    <w:unhideWhenUsed/>
    <w:qFormat/>
    <w:rsid w:val="009F4F6C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55469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2"/>
    <w:next w:val="a2"/>
    <w:link w:val="10"/>
    <w:qFormat/>
    <w:rsid w:val="00014578"/>
    <w:pPr>
      <w:keepNext/>
      <w:numPr>
        <w:numId w:val="19"/>
      </w:numPr>
      <w:tabs>
        <w:tab w:val="left" w:pos="851"/>
      </w:tabs>
      <w:spacing w:before="240" w:after="120"/>
      <w:jc w:val="left"/>
      <w:outlineLvl w:val="0"/>
    </w:pPr>
    <w:rPr>
      <w:rFonts w:eastAsia="Times New Roman"/>
      <w:b/>
      <w:bCs/>
      <w:caps/>
      <w:kern w:val="32"/>
      <w:szCs w:val="28"/>
      <w:lang w:eastAsia="ru-RU"/>
    </w:rPr>
  </w:style>
  <w:style w:type="paragraph" w:styleId="2">
    <w:name w:val="heading 2"/>
    <w:basedOn w:val="a2"/>
    <w:next w:val="a2"/>
    <w:link w:val="20"/>
    <w:qFormat/>
    <w:rsid w:val="0055469E"/>
    <w:pPr>
      <w:keepNext/>
      <w:numPr>
        <w:ilvl w:val="1"/>
        <w:numId w:val="19"/>
      </w:numPr>
      <w:tabs>
        <w:tab w:val="left" w:pos="1134"/>
        <w:tab w:val="left" w:pos="1276"/>
      </w:tabs>
      <w:spacing w:before="180" w:after="60"/>
      <w:outlineLvl w:val="1"/>
    </w:pPr>
    <w:rPr>
      <w:rFonts w:eastAsia="Times New Roman"/>
      <w:b/>
      <w:bCs/>
      <w:iCs/>
      <w:szCs w:val="28"/>
      <w:lang w:eastAsia="ru-RU"/>
    </w:rPr>
  </w:style>
  <w:style w:type="paragraph" w:styleId="3">
    <w:name w:val="heading 3"/>
    <w:basedOn w:val="a2"/>
    <w:next w:val="a2"/>
    <w:link w:val="30"/>
    <w:qFormat/>
    <w:rsid w:val="0055469E"/>
    <w:pPr>
      <w:keepNext/>
      <w:numPr>
        <w:ilvl w:val="2"/>
        <w:numId w:val="19"/>
      </w:numPr>
      <w:tabs>
        <w:tab w:val="left" w:pos="1276"/>
      </w:tabs>
      <w:spacing w:before="180" w:after="60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2"/>
    <w:next w:val="a2"/>
    <w:link w:val="40"/>
    <w:qFormat/>
    <w:rsid w:val="0055469E"/>
    <w:pPr>
      <w:keepNext/>
      <w:numPr>
        <w:ilvl w:val="3"/>
        <w:numId w:val="19"/>
      </w:numPr>
      <w:tabs>
        <w:tab w:val="left" w:pos="1418"/>
      </w:tabs>
      <w:spacing w:before="180" w:after="60"/>
      <w:outlineLvl w:val="3"/>
    </w:pPr>
    <w:rPr>
      <w:rFonts w:eastAsia="Times New Roman"/>
      <w:b/>
      <w:bCs/>
      <w:szCs w:val="24"/>
      <w:lang w:eastAsia="ru-RU"/>
    </w:rPr>
  </w:style>
  <w:style w:type="paragraph" w:styleId="5">
    <w:name w:val="heading 5"/>
    <w:basedOn w:val="a2"/>
    <w:next w:val="a2"/>
    <w:link w:val="50"/>
    <w:qFormat/>
    <w:rsid w:val="0055469E"/>
    <w:pPr>
      <w:numPr>
        <w:ilvl w:val="4"/>
        <w:numId w:val="19"/>
      </w:numPr>
      <w:tabs>
        <w:tab w:val="left" w:pos="1701"/>
      </w:tabs>
      <w:spacing w:before="180" w:after="60"/>
      <w:outlineLvl w:val="4"/>
    </w:pPr>
    <w:rPr>
      <w:rFonts w:eastAsia="Times New Roman"/>
      <w:b/>
      <w:bCs/>
      <w:iCs/>
      <w:lang w:eastAsia="ru-RU"/>
    </w:rPr>
  </w:style>
  <w:style w:type="paragraph" w:styleId="6">
    <w:name w:val="heading 6"/>
    <w:basedOn w:val="a2"/>
    <w:next w:val="a2"/>
    <w:link w:val="60"/>
    <w:qFormat/>
    <w:rsid w:val="0055469E"/>
    <w:pPr>
      <w:numPr>
        <w:ilvl w:val="5"/>
        <w:numId w:val="19"/>
      </w:numPr>
      <w:spacing w:before="180" w:after="60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2"/>
    <w:next w:val="a2"/>
    <w:link w:val="70"/>
    <w:qFormat/>
    <w:rsid w:val="0055469E"/>
    <w:pPr>
      <w:numPr>
        <w:ilvl w:val="6"/>
        <w:numId w:val="19"/>
      </w:numPr>
      <w:spacing w:before="240" w:after="60" w:line="240" w:lineRule="auto"/>
      <w:jc w:val="left"/>
      <w:outlineLvl w:val="6"/>
    </w:pPr>
    <w:rPr>
      <w:rFonts w:eastAsia="Times New Roman"/>
      <w:b/>
      <w:szCs w:val="24"/>
      <w:lang w:eastAsia="ru-RU"/>
    </w:rPr>
  </w:style>
  <w:style w:type="paragraph" w:styleId="8">
    <w:name w:val="heading 8"/>
    <w:basedOn w:val="a2"/>
    <w:next w:val="a2"/>
    <w:link w:val="80"/>
    <w:qFormat/>
    <w:rsid w:val="0055469E"/>
    <w:pPr>
      <w:numPr>
        <w:ilvl w:val="7"/>
        <w:numId w:val="19"/>
      </w:numPr>
      <w:spacing w:before="240" w:after="60" w:line="240" w:lineRule="auto"/>
      <w:jc w:val="left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2"/>
    <w:next w:val="a2"/>
    <w:link w:val="90"/>
    <w:qFormat/>
    <w:rsid w:val="0055469E"/>
    <w:pPr>
      <w:numPr>
        <w:ilvl w:val="8"/>
        <w:numId w:val="19"/>
      </w:numPr>
      <w:spacing w:before="240" w:after="60" w:line="240" w:lineRule="auto"/>
      <w:jc w:val="left"/>
      <w:outlineLvl w:val="8"/>
    </w:pPr>
    <w:rPr>
      <w:rFonts w:eastAsia="Times New Roman" w:cs="Arial"/>
      <w:b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Strong"/>
    <w:basedOn w:val="a3"/>
    <w:uiPriority w:val="22"/>
    <w:qFormat/>
    <w:rsid w:val="003E439C"/>
    <w:rPr>
      <w:b/>
      <w:bCs/>
    </w:rPr>
  </w:style>
  <w:style w:type="paragraph" w:styleId="a7">
    <w:name w:val="List Paragraph"/>
    <w:basedOn w:val="a2"/>
    <w:uiPriority w:val="34"/>
    <w:qFormat/>
    <w:rsid w:val="003E439C"/>
    <w:pPr>
      <w:ind w:left="720"/>
      <w:contextualSpacing/>
    </w:pPr>
  </w:style>
  <w:style w:type="character" w:customStyle="1" w:styleId="10">
    <w:name w:val="Заголовок 1 Знак"/>
    <w:basedOn w:val="a3"/>
    <w:link w:val="1"/>
    <w:rsid w:val="00014578"/>
    <w:rPr>
      <w:rFonts w:ascii="Times New Roman" w:eastAsia="Times New Roman" w:hAnsi="Times New Roman" w:cs="Times New Roman"/>
      <w:b/>
      <w:bCs/>
      <w:caps/>
      <w:kern w:val="32"/>
      <w:sz w:val="28"/>
      <w:szCs w:val="28"/>
      <w:lang w:eastAsia="ru-RU"/>
    </w:rPr>
  </w:style>
  <w:style w:type="paragraph" w:styleId="a8">
    <w:name w:val="Normal (Web)"/>
    <w:basedOn w:val="a2"/>
    <w:uiPriority w:val="99"/>
    <w:semiHidden/>
    <w:unhideWhenUsed/>
    <w:rsid w:val="002C6511"/>
    <w:pPr>
      <w:spacing w:before="100" w:beforeAutospacing="1" w:after="119" w:line="240" w:lineRule="auto"/>
    </w:pPr>
    <w:rPr>
      <w:rFonts w:eastAsia="Times New Roman"/>
      <w:sz w:val="24"/>
      <w:szCs w:val="24"/>
      <w:lang w:eastAsia="ru-RU"/>
    </w:rPr>
  </w:style>
  <w:style w:type="table" w:styleId="a9">
    <w:name w:val="Table Grid"/>
    <w:basedOn w:val="a4"/>
    <w:rsid w:val="005546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a">
    <w:name w:val="Таблица ячейка"/>
    <w:basedOn w:val="a2"/>
    <w:qFormat/>
    <w:rsid w:val="0055469E"/>
    <w:pPr>
      <w:spacing w:line="240" w:lineRule="auto"/>
      <w:ind w:firstLine="0"/>
      <w:jc w:val="left"/>
    </w:pPr>
    <w:rPr>
      <w:rFonts w:eastAsia="Times New Roman"/>
      <w:szCs w:val="24"/>
      <w:lang w:eastAsia="ru-RU"/>
    </w:rPr>
  </w:style>
  <w:style w:type="paragraph" w:customStyle="1" w:styleId="ab">
    <w:name w:val="Таблица заголовок"/>
    <w:basedOn w:val="aa"/>
    <w:qFormat/>
    <w:rsid w:val="0055469E"/>
    <w:pPr>
      <w:jc w:val="center"/>
    </w:pPr>
  </w:style>
  <w:style w:type="paragraph" w:customStyle="1" w:styleId="a0">
    <w:name w:val="Таблица нумерация строк"/>
    <w:basedOn w:val="aa"/>
    <w:next w:val="aa"/>
    <w:qFormat/>
    <w:rsid w:val="0055469E"/>
    <w:pPr>
      <w:numPr>
        <w:numId w:val="22"/>
      </w:numPr>
    </w:pPr>
  </w:style>
  <w:style w:type="character" w:customStyle="1" w:styleId="30">
    <w:name w:val="Заголовок 3 Знак"/>
    <w:basedOn w:val="a3"/>
    <w:link w:val="3"/>
    <w:rsid w:val="0055469E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paragraph" w:styleId="ac">
    <w:name w:val="TOC Heading"/>
    <w:basedOn w:val="1"/>
    <w:next w:val="a2"/>
    <w:uiPriority w:val="39"/>
    <w:unhideWhenUsed/>
    <w:qFormat/>
    <w:rsid w:val="0055469E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lang w:eastAsia="en-US"/>
    </w:rPr>
  </w:style>
  <w:style w:type="paragraph" w:styleId="11">
    <w:name w:val="toc 1"/>
    <w:basedOn w:val="a2"/>
    <w:next w:val="a2"/>
    <w:autoRedefine/>
    <w:uiPriority w:val="39"/>
    <w:rsid w:val="0055469E"/>
    <w:pPr>
      <w:tabs>
        <w:tab w:val="right" w:leader="dot" w:pos="9345"/>
      </w:tabs>
      <w:ind w:firstLine="0"/>
    </w:pPr>
  </w:style>
  <w:style w:type="paragraph" w:styleId="31">
    <w:name w:val="toc 3"/>
    <w:basedOn w:val="a2"/>
    <w:next w:val="a2"/>
    <w:autoRedefine/>
    <w:uiPriority w:val="39"/>
    <w:rsid w:val="0055469E"/>
    <w:pPr>
      <w:ind w:left="680" w:firstLine="0"/>
    </w:pPr>
  </w:style>
  <w:style w:type="character" w:styleId="ad">
    <w:name w:val="Hyperlink"/>
    <w:basedOn w:val="a3"/>
    <w:uiPriority w:val="99"/>
    <w:unhideWhenUsed/>
    <w:rsid w:val="002E6928"/>
    <w:rPr>
      <w:color w:val="0000FF" w:themeColor="hyperlink"/>
      <w:u w:val="single"/>
    </w:rPr>
  </w:style>
  <w:style w:type="paragraph" w:styleId="ae">
    <w:name w:val="Balloon Text"/>
    <w:basedOn w:val="a2"/>
    <w:link w:val="af"/>
    <w:uiPriority w:val="99"/>
    <w:semiHidden/>
    <w:unhideWhenUsed/>
    <w:rsid w:val="002E69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2E6928"/>
    <w:rPr>
      <w:rFonts w:ascii="Tahoma" w:hAnsi="Tahoma" w:cs="Tahoma"/>
      <w:sz w:val="16"/>
      <w:szCs w:val="16"/>
    </w:rPr>
  </w:style>
  <w:style w:type="character" w:styleId="af0">
    <w:name w:val="annotation reference"/>
    <w:basedOn w:val="a3"/>
    <w:uiPriority w:val="99"/>
    <w:semiHidden/>
    <w:unhideWhenUsed/>
    <w:rsid w:val="005E104E"/>
    <w:rPr>
      <w:sz w:val="16"/>
      <w:szCs w:val="16"/>
    </w:rPr>
  </w:style>
  <w:style w:type="paragraph" w:styleId="af1">
    <w:name w:val="annotation text"/>
    <w:basedOn w:val="a2"/>
    <w:link w:val="af2"/>
    <w:uiPriority w:val="99"/>
    <w:semiHidden/>
    <w:unhideWhenUsed/>
    <w:rsid w:val="005E104E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uiPriority w:val="99"/>
    <w:semiHidden/>
    <w:rsid w:val="005E104E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104E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104E"/>
    <w:rPr>
      <w:b/>
      <w:bCs/>
      <w:sz w:val="20"/>
      <w:szCs w:val="20"/>
    </w:rPr>
  </w:style>
  <w:style w:type="paragraph" w:customStyle="1" w:styleId="TODO">
    <w:name w:val="TODO"/>
    <w:basedOn w:val="a2"/>
    <w:next w:val="a2"/>
    <w:qFormat/>
    <w:rsid w:val="0055469E"/>
    <w:pPr>
      <w:pBdr>
        <w:left w:val="single" w:sz="12" w:space="4" w:color="0000FF"/>
      </w:pBdr>
      <w:ind w:left="1701"/>
    </w:pPr>
    <w:rPr>
      <w:rFonts w:eastAsia="Times New Roman"/>
      <w:i/>
      <w:color w:val="0000FF"/>
      <w:szCs w:val="28"/>
      <w:lang w:eastAsia="ru-RU"/>
    </w:rPr>
  </w:style>
  <w:style w:type="paragraph" w:styleId="af5">
    <w:name w:val="header"/>
    <w:basedOn w:val="a2"/>
    <w:link w:val="af6"/>
    <w:semiHidden/>
    <w:rsid w:val="0055469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3"/>
    <w:link w:val="af5"/>
    <w:semiHidden/>
    <w:rsid w:val="0055469E"/>
    <w:rPr>
      <w:rFonts w:ascii="Times New Roman" w:eastAsia="Calibri" w:hAnsi="Times New Roman" w:cs="Times New Roman"/>
      <w:sz w:val="28"/>
    </w:rPr>
  </w:style>
  <w:style w:type="character" w:customStyle="1" w:styleId="20">
    <w:name w:val="Заголовок 2 Знак"/>
    <w:basedOn w:val="a3"/>
    <w:link w:val="2"/>
    <w:rsid w:val="0055469E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40">
    <w:name w:val="Заголовок 4 Знак"/>
    <w:basedOn w:val="a3"/>
    <w:link w:val="4"/>
    <w:rsid w:val="0055469E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rsid w:val="0055469E"/>
    <w:rPr>
      <w:rFonts w:ascii="Times New Roman" w:eastAsia="Times New Roman" w:hAnsi="Times New Roman" w:cs="Times New Roman"/>
      <w:b/>
      <w:bCs/>
      <w:iCs/>
      <w:sz w:val="28"/>
      <w:lang w:eastAsia="ru-RU"/>
    </w:rPr>
  </w:style>
  <w:style w:type="character" w:customStyle="1" w:styleId="60">
    <w:name w:val="Заголовок 6 Знак"/>
    <w:basedOn w:val="a3"/>
    <w:link w:val="6"/>
    <w:rsid w:val="0055469E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basedOn w:val="a3"/>
    <w:link w:val="7"/>
    <w:rsid w:val="0055469E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80">
    <w:name w:val="Заголовок 8 Знак"/>
    <w:basedOn w:val="a3"/>
    <w:link w:val="8"/>
    <w:rsid w:val="0055469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3"/>
    <w:link w:val="9"/>
    <w:rsid w:val="0055469E"/>
    <w:rPr>
      <w:rFonts w:ascii="Times New Roman" w:eastAsia="Times New Roman" w:hAnsi="Times New Roman" w:cs="Arial"/>
      <w:b/>
      <w:sz w:val="28"/>
      <w:lang w:eastAsia="ru-RU"/>
    </w:rPr>
  </w:style>
  <w:style w:type="paragraph" w:customStyle="1" w:styleId="af7">
    <w:name w:val="Надпись"/>
    <w:basedOn w:val="a2"/>
    <w:qFormat/>
    <w:rsid w:val="0055469E"/>
    <w:pPr>
      <w:spacing w:line="240" w:lineRule="auto"/>
      <w:jc w:val="center"/>
    </w:pPr>
    <w:rPr>
      <w:rFonts w:eastAsia="Times New Roman"/>
      <w:i/>
      <w:szCs w:val="24"/>
      <w:lang w:eastAsia="ru-RU"/>
    </w:rPr>
  </w:style>
  <w:style w:type="paragraph" w:styleId="af8">
    <w:name w:val="footer"/>
    <w:basedOn w:val="a2"/>
    <w:link w:val="af9"/>
    <w:uiPriority w:val="99"/>
    <w:rsid w:val="0055469E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3"/>
    <w:link w:val="af8"/>
    <w:uiPriority w:val="99"/>
    <w:rsid w:val="0055469E"/>
    <w:rPr>
      <w:rFonts w:ascii="Times New Roman" w:eastAsia="Calibri" w:hAnsi="Times New Roman" w:cs="Times New Roman"/>
      <w:sz w:val="28"/>
    </w:rPr>
  </w:style>
  <w:style w:type="paragraph" w:styleId="21">
    <w:name w:val="toc 2"/>
    <w:basedOn w:val="a2"/>
    <w:next w:val="a2"/>
    <w:autoRedefine/>
    <w:uiPriority w:val="39"/>
    <w:rsid w:val="0055469E"/>
    <w:pPr>
      <w:ind w:left="340" w:firstLine="0"/>
    </w:pPr>
  </w:style>
  <w:style w:type="paragraph" w:customStyle="1" w:styleId="22">
    <w:name w:val="Пункт 2"/>
    <w:basedOn w:val="2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  <w:szCs w:val="24"/>
    </w:rPr>
  </w:style>
  <w:style w:type="paragraph" w:customStyle="1" w:styleId="32">
    <w:name w:val="Пункт 3"/>
    <w:basedOn w:val="3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  <w:szCs w:val="20"/>
    </w:rPr>
  </w:style>
  <w:style w:type="paragraph" w:customStyle="1" w:styleId="41">
    <w:name w:val="Пункт 4"/>
    <w:basedOn w:val="4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</w:rPr>
  </w:style>
  <w:style w:type="paragraph" w:customStyle="1" w:styleId="51">
    <w:name w:val="Пункт 5"/>
    <w:basedOn w:val="5"/>
    <w:qFormat/>
    <w:rsid w:val="0055469E"/>
    <w:pPr>
      <w:numPr>
        <w:ilvl w:val="0"/>
        <w:numId w:val="0"/>
      </w:numPr>
      <w:spacing w:before="0" w:after="0"/>
    </w:pPr>
    <w:rPr>
      <w:b w:val="0"/>
    </w:rPr>
  </w:style>
  <w:style w:type="paragraph" w:customStyle="1" w:styleId="afa">
    <w:name w:val="Рисунок изображение"/>
    <w:basedOn w:val="a2"/>
    <w:next w:val="a2"/>
    <w:qFormat/>
    <w:rsid w:val="0055469E"/>
    <w:pPr>
      <w:keepNext/>
      <w:spacing w:before="240" w:after="120"/>
      <w:ind w:firstLine="0"/>
      <w:jc w:val="center"/>
    </w:pPr>
    <w:rPr>
      <w:rFonts w:eastAsia="Times New Roman"/>
      <w:szCs w:val="24"/>
      <w:lang w:eastAsia="ru-RU"/>
    </w:rPr>
  </w:style>
  <w:style w:type="paragraph" w:customStyle="1" w:styleId="afb">
    <w:name w:val="Рисунок номер"/>
    <w:basedOn w:val="a2"/>
    <w:next w:val="a2"/>
    <w:qFormat/>
    <w:rsid w:val="0055469E"/>
    <w:pPr>
      <w:keepLines/>
      <w:spacing w:before="120" w:after="240"/>
      <w:ind w:firstLine="0"/>
      <w:jc w:val="center"/>
    </w:pPr>
    <w:rPr>
      <w:rFonts w:eastAsia="Times New Roman"/>
      <w:sz w:val="24"/>
      <w:szCs w:val="20"/>
      <w:lang w:eastAsia="ru-RU"/>
    </w:rPr>
  </w:style>
  <w:style w:type="character" w:customStyle="1" w:styleId="afc">
    <w:name w:val="Символы выделены"/>
    <w:basedOn w:val="a3"/>
    <w:qFormat/>
    <w:rsid w:val="0055469E"/>
    <w:rPr>
      <w:b/>
    </w:rPr>
  </w:style>
  <w:style w:type="character" w:customStyle="1" w:styleId="afd">
    <w:name w:val="Символы моноширинные"/>
    <w:basedOn w:val="a3"/>
    <w:qFormat/>
    <w:rsid w:val="0055469E"/>
    <w:rPr>
      <w:rFonts w:ascii="Courier New" w:hAnsi="Courier New"/>
      <w:sz w:val="28"/>
    </w:rPr>
  </w:style>
  <w:style w:type="character" w:customStyle="1" w:styleId="afe">
    <w:name w:val="Символы переменная"/>
    <w:basedOn w:val="a3"/>
    <w:qFormat/>
    <w:rsid w:val="0055469E"/>
    <w:rPr>
      <w:i/>
      <w:lang w:val="en-US"/>
    </w:rPr>
  </w:style>
  <w:style w:type="paragraph" w:customStyle="1" w:styleId="a1">
    <w:name w:val="Список маркированный"/>
    <w:basedOn w:val="a2"/>
    <w:qFormat/>
    <w:rsid w:val="0055469E"/>
    <w:pPr>
      <w:numPr>
        <w:numId w:val="20"/>
      </w:numPr>
    </w:pPr>
    <w:rPr>
      <w:rFonts w:eastAsia="Times New Roman"/>
      <w:szCs w:val="24"/>
      <w:lang w:eastAsia="ru-RU"/>
    </w:rPr>
  </w:style>
  <w:style w:type="paragraph" w:customStyle="1" w:styleId="a">
    <w:name w:val="Список нумерованный"/>
    <w:basedOn w:val="a2"/>
    <w:qFormat/>
    <w:rsid w:val="0055469E"/>
    <w:pPr>
      <w:numPr>
        <w:numId w:val="21"/>
      </w:numPr>
    </w:pPr>
    <w:rPr>
      <w:rFonts w:eastAsia="Times New Roman"/>
      <w:szCs w:val="24"/>
      <w:lang w:eastAsia="ru-RU"/>
    </w:rPr>
  </w:style>
  <w:style w:type="paragraph" w:customStyle="1" w:styleId="aff">
    <w:name w:val="Таблица номер"/>
    <w:basedOn w:val="a2"/>
    <w:next w:val="a2"/>
    <w:qFormat/>
    <w:rsid w:val="0055469E"/>
    <w:pPr>
      <w:jc w:val="right"/>
    </w:pPr>
    <w:rPr>
      <w:rFonts w:eastAsia="Times New Roman"/>
      <w:sz w:val="24"/>
      <w:szCs w:val="24"/>
      <w:lang w:eastAsia="ru-RU"/>
    </w:rPr>
  </w:style>
  <w:style w:type="paragraph" w:customStyle="1" w:styleId="aff0">
    <w:name w:val="Таблица центр"/>
    <w:basedOn w:val="aa"/>
    <w:qFormat/>
    <w:rsid w:val="0055469E"/>
    <w:pPr>
      <w:jc w:val="center"/>
    </w:pPr>
  </w:style>
  <w:style w:type="paragraph" w:customStyle="1" w:styleId="-1">
    <w:name w:val="Титульный - заголовок 1"/>
    <w:basedOn w:val="a2"/>
    <w:qFormat/>
    <w:rsid w:val="0055469E"/>
    <w:pPr>
      <w:spacing w:before="240" w:after="240"/>
      <w:ind w:firstLine="0"/>
      <w:jc w:val="center"/>
    </w:pPr>
    <w:rPr>
      <w:rFonts w:eastAsia="Times New Roman"/>
      <w:b/>
      <w:caps/>
      <w:szCs w:val="28"/>
      <w:lang w:eastAsia="ru-RU"/>
    </w:rPr>
  </w:style>
  <w:style w:type="paragraph" w:customStyle="1" w:styleId="-2">
    <w:name w:val="Титульный - заголовок 2"/>
    <w:basedOn w:val="a2"/>
    <w:qFormat/>
    <w:rsid w:val="0055469E"/>
    <w:pPr>
      <w:ind w:firstLine="0"/>
      <w:jc w:val="center"/>
    </w:pPr>
    <w:rPr>
      <w:rFonts w:eastAsia="Times New Roman"/>
      <w:b/>
      <w:szCs w:val="24"/>
      <w:lang w:eastAsia="ru-RU"/>
    </w:rPr>
  </w:style>
  <w:style w:type="paragraph" w:customStyle="1" w:styleId="-">
    <w:name w:val="Титульный - слева"/>
    <w:basedOn w:val="a2"/>
    <w:qFormat/>
    <w:rsid w:val="0055469E"/>
    <w:pPr>
      <w:ind w:firstLine="0"/>
    </w:pPr>
    <w:rPr>
      <w:rFonts w:eastAsia="Times New Roman"/>
      <w:szCs w:val="24"/>
      <w:lang w:eastAsia="ru-RU"/>
    </w:rPr>
  </w:style>
  <w:style w:type="paragraph" w:customStyle="1" w:styleId="-0">
    <w:name w:val="Титульный - по центру"/>
    <w:basedOn w:val="-"/>
    <w:qFormat/>
    <w:rsid w:val="0055469E"/>
    <w:pPr>
      <w:jc w:val="center"/>
    </w:pPr>
  </w:style>
  <w:style w:type="paragraph" w:customStyle="1" w:styleId="aff1">
    <w:name w:val="Формула после"/>
    <w:basedOn w:val="a2"/>
    <w:next w:val="a2"/>
    <w:qFormat/>
    <w:rsid w:val="0055469E"/>
    <w:pPr>
      <w:ind w:firstLine="0"/>
    </w:pPr>
    <w:rPr>
      <w:rFonts w:eastAsia="Times New Roman"/>
      <w:szCs w:val="24"/>
      <w:lang w:eastAsia="ru-RU"/>
    </w:rPr>
  </w:style>
  <w:style w:type="paragraph" w:customStyle="1" w:styleId="aff2">
    <w:name w:val="Формула с номером"/>
    <w:basedOn w:val="a2"/>
    <w:next w:val="aff1"/>
    <w:qFormat/>
    <w:rsid w:val="0055469E"/>
    <w:pPr>
      <w:tabs>
        <w:tab w:val="center" w:pos="4678"/>
        <w:tab w:val="right" w:pos="9356"/>
        <w:tab w:val="right" w:pos="9639"/>
      </w:tabs>
      <w:spacing w:before="120" w:after="120"/>
      <w:ind w:firstLine="0"/>
    </w:pPr>
    <w:rPr>
      <w:rFonts w:eastAsia="Times New Roman"/>
      <w:szCs w:val="24"/>
      <w:lang w:eastAsia="ru-RU"/>
    </w:rPr>
  </w:style>
  <w:style w:type="paragraph" w:styleId="aff3">
    <w:name w:val="caption"/>
    <w:basedOn w:val="a2"/>
    <w:next w:val="a2"/>
    <w:uiPriority w:val="35"/>
    <w:unhideWhenUsed/>
    <w:qFormat/>
    <w:rsid w:val="009F4F6C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5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0714A0-15A0-484F-A3BD-F3416DA49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982</Words>
  <Characters>5601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Zinchenko</dc:creator>
  <cp:lastModifiedBy>Zinchenko</cp:lastModifiedBy>
  <cp:revision>6</cp:revision>
  <dcterms:created xsi:type="dcterms:W3CDTF">2016-04-11T11:44:00Z</dcterms:created>
  <dcterms:modified xsi:type="dcterms:W3CDTF">2016-04-13T11:20:00Z</dcterms:modified>
</cp:coreProperties>
</file>